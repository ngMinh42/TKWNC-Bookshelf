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1B701B" w14:textId="4E0DD0CB" w:rsidR="00073AC8" w:rsidRPr="00FC76D4" w:rsidRDefault="00A42520" w:rsidP="002C39EE">
      <w:pPr>
        <w:jc w:val="center"/>
        <w:rPr>
          <w:rFonts w:asciiTheme="majorHAnsi" w:hAnsiTheme="majorHAnsi" w:cstheme="majorHAnsi"/>
          <w:b/>
          <w:bCs/>
          <w:sz w:val="48"/>
          <w:szCs w:val="48"/>
        </w:rPr>
      </w:pPr>
      <w:r w:rsidRPr="00FC76D4">
        <w:rPr>
          <w:rFonts w:asciiTheme="majorHAnsi" w:hAnsiTheme="majorHAnsi" w:cstheme="majorHAnsi"/>
          <w:b/>
          <w:bCs/>
          <w:noProof/>
          <w:sz w:val="48"/>
          <w:szCs w:val="48"/>
        </w:rPr>
        <mc:AlternateContent>
          <mc:Choice Requires="wps">
            <w:drawing>
              <wp:anchor distT="0" distB="0" distL="114300" distR="114300" simplePos="0" relativeHeight="251723264" behindDoc="0" locked="0" layoutInCell="1" allowOverlap="1" wp14:anchorId="030FC987" wp14:editId="520E22A6">
                <wp:simplePos x="0" y="0"/>
                <wp:positionH relativeFrom="column">
                  <wp:posOffset>-143147</wp:posOffset>
                </wp:positionH>
                <wp:positionV relativeFrom="paragraph">
                  <wp:posOffset>-230233</wp:posOffset>
                </wp:positionV>
                <wp:extent cx="6640286" cy="9089572"/>
                <wp:effectExtent l="0" t="0" r="27305" b="16510"/>
                <wp:wrapNone/>
                <wp:docPr id="1371856142" name="Rectangle 15"/>
                <wp:cNvGraphicFramePr/>
                <a:graphic xmlns:a="http://schemas.openxmlformats.org/drawingml/2006/main">
                  <a:graphicData uri="http://schemas.microsoft.com/office/word/2010/wordprocessingShape">
                    <wps:wsp>
                      <wps:cNvSpPr/>
                      <wps:spPr>
                        <a:xfrm>
                          <a:off x="0" y="0"/>
                          <a:ext cx="6640286" cy="9089572"/>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0A5868" id="Rectangle 15" o:spid="_x0000_s1026" style="position:absolute;margin-left:-11.25pt;margin-top:-18.15pt;width:522.85pt;height:715.7pt;z-index:25172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" filled="f" strokecolor="#4472c4 [3204]">
                <v:stroke joinstyle="round"/>
              </v:rect>
            </w:pict>
          </mc:Fallback>
        </mc:AlternateContent>
      </w:r>
      <w:r w:rsidR="002C39EE" w:rsidRPr="00FC76D4">
        <w:rPr>
          <w:rFonts w:asciiTheme="majorHAnsi" w:hAnsiTheme="majorHAnsi" w:cstheme="majorHAnsi"/>
          <w:b/>
          <w:bCs/>
          <w:sz w:val="48"/>
          <w:szCs w:val="48"/>
        </w:rPr>
        <w:t>TRƯỜNG ĐẠI HỌC PHENIKAA</w:t>
      </w:r>
    </w:p>
    <w:p w14:paraId="418059A4" w14:textId="74B8B553" w:rsidR="00835089" w:rsidRPr="00FC76D4" w:rsidRDefault="00835089" w:rsidP="002C39EE">
      <w:pPr>
        <w:jc w:val="center"/>
        <w:rPr>
          <w:rFonts w:asciiTheme="majorHAnsi" w:hAnsiTheme="majorHAnsi" w:cstheme="majorHAnsi"/>
          <w:b/>
          <w:bCs/>
          <w:sz w:val="36"/>
          <w:szCs w:val="36"/>
        </w:rPr>
      </w:pPr>
      <w:r w:rsidRPr="00FC76D4">
        <w:rPr>
          <w:rFonts w:asciiTheme="majorHAnsi" w:hAnsiTheme="majorHAnsi" w:cstheme="majorHAnsi"/>
          <w:b/>
          <w:bCs/>
          <w:sz w:val="36"/>
          <w:szCs w:val="36"/>
        </w:rPr>
        <w:t>KHOA CÔNG NGHỆ THÔNG TIN</w:t>
      </w:r>
    </w:p>
    <w:p w14:paraId="6F48DA6D" w14:textId="3B608BC3" w:rsidR="00EC3811" w:rsidRPr="007E750F" w:rsidRDefault="00EC3811" w:rsidP="00557824">
      <w:pPr>
        <w:jc w:val="center"/>
        <w:rPr>
          <w:rFonts w:asciiTheme="majorHAnsi" w:hAnsiTheme="majorHAnsi" w:cstheme="majorHAnsi"/>
          <w:sz w:val="32"/>
          <w:szCs w:val="32"/>
          <w:lang w:val="en-US"/>
        </w:rPr>
      </w:pPr>
      <w:r w:rsidRPr="007E750F">
        <w:rPr>
          <w:rFonts w:asciiTheme="majorHAnsi" w:hAnsiTheme="majorHAnsi" w:cstheme="majorHAnsi"/>
          <w:sz w:val="32"/>
          <w:szCs w:val="32"/>
        </w:rPr>
        <w:t>⸎⸎⸎⸎⸎</w:t>
      </w:r>
    </w:p>
    <w:p w14:paraId="5EE845C6" w14:textId="36496806" w:rsidR="00FB2C1F" w:rsidRDefault="00FB2C1F" w:rsidP="002C39EE">
      <w:pPr>
        <w:rPr>
          <w:rFonts w:asciiTheme="majorHAnsi" w:hAnsiTheme="majorHAnsi" w:cstheme="majorHAnsi"/>
          <w:lang w:val="en-US"/>
        </w:rPr>
      </w:pPr>
    </w:p>
    <w:p w14:paraId="30151ECA" w14:textId="2C3C6338" w:rsidR="00FC76D4" w:rsidRPr="00FC76D4" w:rsidRDefault="00FC76D4" w:rsidP="002C39EE">
      <w:pPr>
        <w:rPr>
          <w:rFonts w:asciiTheme="majorHAnsi" w:hAnsiTheme="majorHAnsi" w:cstheme="majorHAnsi"/>
          <w:lang w:val="en-US"/>
        </w:rPr>
      </w:pPr>
    </w:p>
    <w:p w14:paraId="47026EB3" w14:textId="55C251ED" w:rsidR="00FB2C1F" w:rsidRPr="007E750F" w:rsidRDefault="00FC76D4" w:rsidP="002C39EE">
      <w:pPr>
        <w:rPr>
          <w:rFonts w:asciiTheme="majorHAnsi" w:hAnsiTheme="majorHAnsi" w:cstheme="majorHAnsi"/>
          <w:lang w:val="en-US"/>
        </w:rPr>
      </w:pPr>
      <w:r w:rsidRPr="007E750F">
        <w:rPr>
          <w:rFonts w:asciiTheme="majorHAnsi" w:hAnsiTheme="majorHAnsi" w:cstheme="majorHAnsi"/>
          <w:noProof/>
        </w:rPr>
        <w:drawing>
          <wp:anchor distT="0" distB="0" distL="114300" distR="114300" simplePos="0" relativeHeight="251722240" behindDoc="0" locked="0" layoutInCell="1" allowOverlap="1" wp14:anchorId="18D7640B" wp14:editId="1FF32FE2">
            <wp:simplePos x="0" y="0"/>
            <wp:positionH relativeFrom="margin">
              <wp:posOffset>1718310</wp:posOffset>
            </wp:positionH>
            <wp:positionV relativeFrom="paragraph">
              <wp:posOffset>132080</wp:posOffset>
            </wp:positionV>
            <wp:extent cx="3078480" cy="2110740"/>
            <wp:effectExtent l="0" t="0" r="7620" b="3810"/>
            <wp:wrapSquare wrapText="bothSides"/>
            <wp:docPr id="474" name="Picture 1" descr="A logo with blue and orang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1" descr="A logo with blue and orange circl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8480" cy="2110740"/>
                    </a:xfrm>
                    <a:prstGeom prst="rect">
                      <a:avLst/>
                    </a:prstGeom>
                  </pic:spPr>
                </pic:pic>
              </a:graphicData>
            </a:graphic>
            <wp14:sizeRelH relativeFrom="margin">
              <wp14:pctWidth>0</wp14:pctWidth>
            </wp14:sizeRelH>
            <wp14:sizeRelV relativeFrom="margin">
              <wp14:pctHeight>0</wp14:pctHeight>
            </wp14:sizeRelV>
          </wp:anchor>
        </w:drawing>
      </w:r>
      <w:r w:rsidR="00557824" w:rsidRPr="007E750F">
        <w:rPr>
          <w:rFonts w:asciiTheme="majorHAnsi" w:hAnsiTheme="majorHAnsi" w:cstheme="majorHAnsi"/>
          <w:lang w:val="en-US"/>
        </w:rPr>
        <w:tab/>
      </w:r>
    </w:p>
    <w:p w14:paraId="0FF4543A" w14:textId="4E70BAFD" w:rsidR="00835089" w:rsidRPr="007E750F" w:rsidRDefault="00557824" w:rsidP="00557824">
      <w:pPr>
        <w:rPr>
          <w:rFonts w:asciiTheme="majorHAnsi" w:hAnsiTheme="majorHAnsi" w:cstheme="majorHAnsi"/>
          <w:lang w:val="en-US"/>
        </w:rPr>
      </w:pPr>
      <w:r w:rsidRPr="007E750F">
        <w:rPr>
          <w:rFonts w:asciiTheme="majorHAnsi" w:hAnsiTheme="majorHAnsi" w:cstheme="majorHAnsi"/>
          <w:lang w:val="en-US"/>
        </w:rPr>
        <w:br w:type="textWrapping" w:clear="all"/>
      </w:r>
    </w:p>
    <w:p w14:paraId="35AFBC7A" w14:textId="77777777" w:rsidR="00835089" w:rsidRDefault="00835089" w:rsidP="00EC3811">
      <w:pPr>
        <w:jc w:val="center"/>
        <w:rPr>
          <w:rFonts w:asciiTheme="majorHAnsi" w:hAnsiTheme="majorHAnsi" w:cstheme="majorHAnsi"/>
          <w:sz w:val="26"/>
          <w:szCs w:val="26"/>
          <w:lang w:val="en-US"/>
        </w:rPr>
      </w:pPr>
    </w:p>
    <w:p w14:paraId="66F18833" w14:textId="77777777" w:rsidR="00FC76D4" w:rsidRPr="00FC76D4" w:rsidRDefault="00FC76D4" w:rsidP="00EC3811">
      <w:pPr>
        <w:jc w:val="center"/>
        <w:rPr>
          <w:rFonts w:asciiTheme="majorHAnsi" w:hAnsiTheme="majorHAnsi" w:cstheme="majorHAnsi"/>
          <w:sz w:val="26"/>
          <w:szCs w:val="26"/>
          <w:lang w:val="en-US"/>
        </w:rPr>
      </w:pPr>
    </w:p>
    <w:p w14:paraId="2702156F" w14:textId="4CDDAB78" w:rsidR="00835089" w:rsidRPr="00A42520" w:rsidRDefault="006003F5" w:rsidP="00A42520">
      <w:pPr>
        <w:jc w:val="center"/>
        <w:rPr>
          <w:rFonts w:asciiTheme="majorHAnsi" w:hAnsiTheme="majorHAnsi" w:cstheme="majorHAnsi"/>
          <w:sz w:val="32"/>
          <w:szCs w:val="32"/>
          <w:lang w:val="en-US"/>
        </w:rPr>
      </w:pPr>
      <w:r w:rsidRPr="00A42520">
        <w:rPr>
          <w:rFonts w:asciiTheme="majorHAnsi" w:hAnsiTheme="majorHAnsi" w:cstheme="majorHAnsi"/>
          <w:sz w:val="32"/>
          <w:szCs w:val="32"/>
          <w:lang w:val="en-US"/>
        </w:rPr>
        <w:t>DỰ ÁN GIỮA KỲ HỌC PHẦN THIẾT KẾ WEB NÂNG CAO</w:t>
      </w:r>
    </w:p>
    <w:p w14:paraId="13362A40" w14:textId="06B0CCAA" w:rsidR="00EC3811" w:rsidRPr="00A42520" w:rsidRDefault="00EC3811" w:rsidP="00EC3811">
      <w:pPr>
        <w:jc w:val="center"/>
        <w:rPr>
          <w:rFonts w:asciiTheme="majorHAnsi" w:hAnsiTheme="majorHAnsi" w:cstheme="majorHAnsi"/>
          <w:sz w:val="32"/>
          <w:szCs w:val="32"/>
        </w:rPr>
      </w:pPr>
      <w:r w:rsidRPr="00A42520">
        <w:rPr>
          <w:rFonts w:asciiTheme="majorHAnsi" w:hAnsiTheme="majorHAnsi" w:cstheme="majorHAnsi"/>
          <w:sz w:val="32"/>
          <w:szCs w:val="32"/>
        </w:rPr>
        <w:t>Đề bài: “</w:t>
      </w:r>
      <w:r w:rsidR="006003F5" w:rsidRPr="00A42520">
        <w:rPr>
          <w:rFonts w:asciiTheme="majorHAnsi" w:hAnsiTheme="majorHAnsi" w:cstheme="majorHAnsi"/>
          <w:sz w:val="32"/>
          <w:szCs w:val="32"/>
          <w:lang w:val="en-US"/>
        </w:rPr>
        <w:t>TRANG QUẢN LÝ SÁCH CÁ NHÂN</w:t>
      </w:r>
      <w:r w:rsidRPr="00A42520">
        <w:rPr>
          <w:rFonts w:asciiTheme="majorHAnsi" w:hAnsiTheme="majorHAnsi" w:cstheme="majorHAnsi"/>
          <w:sz w:val="32"/>
          <w:szCs w:val="32"/>
        </w:rPr>
        <w:t>”</w:t>
      </w:r>
    </w:p>
    <w:p w14:paraId="5DE77DC8" w14:textId="77777777" w:rsidR="00715EE7" w:rsidRPr="00A42520" w:rsidRDefault="00715EE7" w:rsidP="00EC3811">
      <w:pPr>
        <w:jc w:val="center"/>
        <w:rPr>
          <w:rFonts w:asciiTheme="majorHAnsi" w:hAnsiTheme="majorHAnsi" w:cstheme="majorHAnsi"/>
          <w:sz w:val="32"/>
          <w:szCs w:val="32"/>
        </w:rPr>
      </w:pPr>
    </w:p>
    <w:p w14:paraId="5ACF68EA" w14:textId="29237A06" w:rsidR="00FB2C1F" w:rsidRPr="00A42520" w:rsidRDefault="00FB2C1F" w:rsidP="002C39EE">
      <w:pPr>
        <w:rPr>
          <w:rFonts w:asciiTheme="majorHAnsi" w:hAnsiTheme="majorHAnsi" w:cstheme="majorHAnsi"/>
          <w:sz w:val="32"/>
          <w:szCs w:val="32"/>
        </w:rPr>
      </w:pPr>
    </w:p>
    <w:p w14:paraId="7C25EABF" w14:textId="555767D0" w:rsidR="00F56721" w:rsidRPr="00A42520" w:rsidRDefault="00F56721" w:rsidP="00A42520">
      <w:pPr>
        <w:ind w:left="851" w:firstLine="142"/>
        <w:rPr>
          <w:rFonts w:asciiTheme="majorHAnsi" w:hAnsiTheme="majorHAnsi" w:cstheme="majorHAnsi"/>
          <w:sz w:val="32"/>
          <w:szCs w:val="32"/>
          <w:lang w:val="en-US"/>
        </w:rPr>
      </w:pPr>
      <w:r w:rsidRPr="00A42520">
        <w:rPr>
          <w:rFonts w:asciiTheme="majorHAnsi" w:hAnsiTheme="majorHAnsi" w:cstheme="majorHAnsi"/>
          <w:sz w:val="32"/>
          <w:szCs w:val="32"/>
        </w:rPr>
        <w:t xml:space="preserve">Sinh viên:            </w:t>
      </w:r>
      <w:r w:rsidR="006865D8" w:rsidRPr="00A42520">
        <w:rPr>
          <w:rFonts w:asciiTheme="majorHAnsi" w:hAnsiTheme="majorHAnsi" w:cstheme="majorHAnsi"/>
          <w:sz w:val="32"/>
          <w:szCs w:val="32"/>
        </w:rPr>
        <w:t xml:space="preserve"> </w:t>
      </w:r>
      <w:sdt>
        <w:sdtPr>
          <w:rPr>
            <w:rFonts w:asciiTheme="majorHAnsi" w:hAnsiTheme="majorHAnsi" w:cstheme="majorHAnsi"/>
            <w:sz w:val="32"/>
            <w:szCs w:val="32"/>
            <w:lang w:val="en-US"/>
          </w:rPr>
          <w:alias w:val="Author"/>
          <w:tag w:val=""/>
          <w:id w:val="-2066399392"/>
          <w:placeholder>
            <w:docPart w:val="1D6624181A3D4B708FFAD6C9C5A14142"/>
          </w:placeholder>
          <w:dataBinding w:prefixMappings="xmlns:ns0='http://purl.org/dc/elements/1.1/' xmlns:ns1='http://schemas.openxmlformats.org/package/2006/metadata/core-properties' " w:xpath="/ns1:coreProperties[1]/ns0:creator[1]" w:storeItemID="{6C3C8BC8-F283-45AE-878A-BAB7291924A1}"/>
          <w:text/>
        </w:sdtPr>
        <w:sdtContent>
          <w:r w:rsidR="00B148B7" w:rsidRPr="00B148B7">
            <w:rPr>
              <w:rFonts w:asciiTheme="majorHAnsi" w:hAnsiTheme="majorHAnsi" w:cstheme="majorHAnsi"/>
              <w:sz w:val="32"/>
              <w:szCs w:val="32"/>
              <w:lang w:val="en-US"/>
            </w:rPr>
            <w:t>Nguyễn Đức Minh – MSSV: 23010302</w:t>
          </w:r>
        </w:sdtContent>
      </w:sdt>
      <w:r w:rsidR="00B148B7">
        <w:rPr>
          <w:rFonts w:asciiTheme="majorHAnsi" w:hAnsiTheme="majorHAnsi" w:cstheme="majorHAnsi"/>
          <w:sz w:val="32"/>
          <w:szCs w:val="32"/>
          <w:lang w:val="en-US"/>
        </w:rPr>
        <w:t xml:space="preserve"> </w:t>
      </w:r>
    </w:p>
    <w:p w14:paraId="1C118B5D" w14:textId="77777777" w:rsidR="006003F5" w:rsidRPr="00A42520" w:rsidRDefault="006003F5" w:rsidP="007E750F">
      <w:pPr>
        <w:rPr>
          <w:rFonts w:asciiTheme="majorHAnsi" w:hAnsiTheme="majorHAnsi" w:cstheme="majorHAnsi"/>
          <w:sz w:val="32"/>
          <w:szCs w:val="32"/>
          <w:lang w:val="en-US"/>
        </w:rPr>
      </w:pPr>
    </w:p>
    <w:p w14:paraId="0D739888" w14:textId="6810394E" w:rsidR="00FB2C1F" w:rsidRPr="00A42520" w:rsidRDefault="00835089" w:rsidP="00A42520">
      <w:pPr>
        <w:ind w:left="426" w:firstLine="567"/>
        <w:rPr>
          <w:rFonts w:asciiTheme="majorHAnsi" w:hAnsiTheme="majorHAnsi" w:cstheme="majorHAnsi"/>
          <w:sz w:val="32"/>
          <w:szCs w:val="32"/>
          <w:u w:val="single"/>
        </w:rPr>
      </w:pPr>
      <w:r w:rsidRPr="00A42520">
        <w:rPr>
          <w:rFonts w:asciiTheme="majorHAnsi" w:hAnsiTheme="majorHAnsi" w:cstheme="majorHAnsi"/>
          <w:sz w:val="32"/>
          <w:szCs w:val="32"/>
        </w:rPr>
        <w:t xml:space="preserve">Lớp:                    </w:t>
      </w:r>
      <w:ins w:id="0" w:author="Đức Minh Nguyễn" w:date="2025-02-27T02:47:00Z" w16du:dateUtc="2025-02-26T19:47:00Z">
        <w:r w:rsidR="00A42520">
          <w:rPr>
            <w:rFonts w:asciiTheme="majorHAnsi" w:hAnsiTheme="majorHAnsi" w:cstheme="majorHAnsi"/>
            <w:sz w:val="32"/>
            <w:szCs w:val="32"/>
            <w:lang w:val="en-US"/>
          </w:rPr>
          <w:t xml:space="preserve"> </w:t>
        </w:r>
      </w:ins>
      <w:r w:rsidR="006003F5" w:rsidRPr="00A42520">
        <w:rPr>
          <w:rFonts w:asciiTheme="majorHAnsi" w:hAnsiTheme="majorHAnsi" w:cstheme="majorHAnsi"/>
          <w:sz w:val="32"/>
          <w:szCs w:val="32"/>
          <w:u w:val="single"/>
          <w:lang w:val="en-US"/>
        </w:rPr>
        <w:t>Thiết kế web nâng cao</w:t>
      </w:r>
      <w:r w:rsidRPr="00A42520">
        <w:rPr>
          <w:rFonts w:asciiTheme="majorHAnsi" w:hAnsiTheme="majorHAnsi" w:cstheme="majorHAnsi"/>
          <w:sz w:val="32"/>
          <w:szCs w:val="32"/>
          <w:u w:val="single"/>
        </w:rPr>
        <w:t xml:space="preserve"> 1-</w:t>
      </w:r>
      <w:r w:rsidR="006003F5" w:rsidRPr="00A42520">
        <w:rPr>
          <w:rFonts w:asciiTheme="majorHAnsi" w:hAnsiTheme="majorHAnsi" w:cstheme="majorHAnsi"/>
          <w:sz w:val="32"/>
          <w:szCs w:val="32"/>
          <w:u w:val="single"/>
          <w:lang w:val="en-US"/>
        </w:rPr>
        <w:t>2</w:t>
      </w:r>
      <w:r w:rsidRPr="00A42520">
        <w:rPr>
          <w:rFonts w:asciiTheme="majorHAnsi" w:hAnsiTheme="majorHAnsi" w:cstheme="majorHAnsi"/>
          <w:sz w:val="32"/>
          <w:szCs w:val="32"/>
          <w:u w:val="single"/>
        </w:rPr>
        <w:t>-24(N03)</w:t>
      </w:r>
    </w:p>
    <w:p w14:paraId="0033E953" w14:textId="77777777" w:rsidR="007E750F" w:rsidRDefault="007E750F" w:rsidP="002C39EE">
      <w:pPr>
        <w:rPr>
          <w:rFonts w:asciiTheme="majorHAnsi" w:hAnsiTheme="majorHAnsi" w:cstheme="majorHAnsi"/>
          <w:sz w:val="32"/>
          <w:szCs w:val="32"/>
          <w:u w:val="single"/>
          <w:lang w:val="en-US"/>
        </w:rPr>
      </w:pPr>
    </w:p>
    <w:p w14:paraId="08671BA1" w14:textId="77777777" w:rsidR="00A42520" w:rsidRPr="00A42520" w:rsidRDefault="00A42520" w:rsidP="002C39EE">
      <w:pPr>
        <w:rPr>
          <w:rFonts w:asciiTheme="majorHAnsi" w:hAnsiTheme="majorHAnsi" w:cstheme="majorHAnsi"/>
          <w:sz w:val="32"/>
          <w:szCs w:val="32"/>
          <w:u w:val="single"/>
          <w:lang w:val="en-US"/>
        </w:rPr>
      </w:pPr>
    </w:p>
    <w:p w14:paraId="2D5EE819" w14:textId="6D4F711F" w:rsidR="00C96E35" w:rsidRPr="00A42520" w:rsidRDefault="001E6CAA" w:rsidP="00A42520">
      <w:pPr>
        <w:jc w:val="center"/>
        <w:rPr>
          <w:rFonts w:asciiTheme="majorHAnsi" w:hAnsiTheme="majorHAnsi" w:cstheme="majorHAnsi"/>
          <w:i/>
          <w:iCs/>
          <w:sz w:val="32"/>
          <w:szCs w:val="32"/>
          <w:lang w:val="en-US"/>
        </w:rPr>
        <w:sectPr w:rsidR="00C96E35" w:rsidRPr="00A42520" w:rsidSect="00FC76D4">
          <w:headerReference w:type="default" r:id="rId9"/>
          <w:footerReference w:type="default" r:id="rId10"/>
          <w:pgSz w:w="12240" w:h="15840"/>
          <w:pgMar w:top="1134" w:right="851" w:bottom="1134" w:left="1134" w:header="0" w:footer="0" w:gutter="0"/>
          <w:pgBorders w:offsetFrom="page">
            <w:bottom w:val="single" w:sz="4" w:space="24" w:color="D0CECE" w:themeColor="background2" w:themeShade="E6"/>
          </w:pgBorders>
          <w:pgNumType w:start="1"/>
          <w:cols w:space="720"/>
          <w:titlePg/>
          <w:docGrid w:linePitch="299"/>
        </w:sectPr>
      </w:pPr>
      <w:r w:rsidRPr="00A42520">
        <w:rPr>
          <w:rFonts w:asciiTheme="majorHAnsi" w:hAnsiTheme="majorHAnsi" w:cstheme="majorHAnsi"/>
          <w:i/>
          <w:iCs/>
          <w:sz w:val="32"/>
          <w:szCs w:val="32"/>
        </w:rPr>
        <w:t xml:space="preserve">Hà Nội, ngày </w:t>
      </w:r>
      <w:r w:rsidR="00AF37BA">
        <w:rPr>
          <w:rFonts w:asciiTheme="majorHAnsi" w:hAnsiTheme="majorHAnsi" w:cstheme="majorHAnsi"/>
          <w:i/>
          <w:iCs/>
          <w:sz w:val="32"/>
          <w:szCs w:val="32"/>
          <w:lang w:val="en-US"/>
        </w:rPr>
        <w:t>6</w:t>
      </w:r>
      <w:r w:rsidRPr="00A42520">
        <w:rPr>
          <w:rFonts w:asciiTheme="majorHAnsi" w:hAnsiTheme="majorHAnsi" w:cstheme="majorHAnsi"/>
          <w:i/>
          <w:iCs/>
          <w:sz w:val="32"/>
          <w:szCs w:val="32"/>
        </w:rPr>
        <w:t xml:space="preserve"> tháng </w:t>
      </w:r>
      <w:r w:rsidR="00AF37BA">
        <w:rPr>
          <w:rFonts w:asciiTheme="majorHAnsi" w:hAnsiTheme="majorHAnsi" w:cstheme="majorHAnsi"/>
          <w:i/>
          <w:iCs/>
          <w:sz w:val="32"/>
          <w:szCs w:val="32"/>
          <w:lang w:val="en-US"/>
        </w:rPr>
        <w:t>3</w:t>
      </w:r>
      <w:r w:rsidRPr="00A42520">
        <w:rPr>
          <w:rFonts w:asciiTheme="majorHAnsi" w:hAnsiTheme="majorHAnsi" w:cstheme="majorHAnsi"/>
          <w:i/>
          <w:iCs/>
          <w:sz w:val="32"/>
          <w:szCs w:val="32"/>
        </w:rPr>
        <w:t xml:space="preserve"> năm 202</w:t>
      </w:r>
      <w:r w:rsidR="00A42520">
        <w:rPr>
          <w:rFonts w:asciiTheme="majorHAnsi" w:hAnsiTheme="majorHAnsi" w:cstheme="majorHAnsi"/>
          <w:i/>
          <w:iCs/>
          <w:sz w:val="32"/>
          <w:szCs w:val="32"/>
          <w:lang w:val="en-US"/>
        </w:rPr>
        <w:t>5</w:t>
      </w:r>
    </w:p>
    <w:p w14:paraId="2941DA1E" w14:textId="35F4A2AC" w:rsidR="00C96E35" w:rsidRDefault="00C96E35" w:rsidP="00A42520">
      <w:pPr>
        <w:jc w:val="center"/>
        <w:rPr>
          <w:rFonts w:asciiTheme="majorHAnsi" w:hAnsiTheme="majorHAnsi" w:cstheme="majorHAnsi"/>
          <w:b/>
          <w:bCs/>
          <w:sz w:val="36"/>
          <w:szCs w:val="36"/>
          <w:lang w:val="en-US"/>
        </w:rPr>
      </w:pPr>
      <w:r w:rsidRPr="00A42520">
        <w:rPr>
          <w:rFonts w:asciiTheme="majorHAnsi" w:hAnsiTheme="majorHAnsi" w:cstheme="majorHAnsi"/>
          <w:b/>
          <w:bCs/>
          <w:sz w:val="36"/>
          <w:szCs w:val="36"/>
          <w:lang w:val="en-US"/>
        </w:rPr>
        <w:lastRenderedPageBreak/>
        <w:t>Link</w:t>
      </w:r>
      <w:r w:rsidR="006003F5" w:rsidRPr="00A42520">
        <w:rPr>
          <w:rFonts w:asciiTheme="majorHAnsi" w:hAnsiTheme="majorHAnsi" w:cstheme="majorHAnsi"/>
          <w:b/>
          <w:bCs/>
          <w:sz w:val="36"/>
          <w:szCs w:val="36"/>
          <w:lang w:val="en-US"/>
        </w:rPr>
        <w:t>s</w:t>
      </w:r>
    </w:p>
    <w:p w14:paraId="08248FA2" w14:textId="77777777" w:rsidR="00A42520" w:rsidRPr="00A42520" w:rsidRDefault="00A42520" w:rsidP="00A42520">
      <w:pPr>
        <w:jc w:val="center"/>
        <w:rPr>
          <w:rFonts w:asciiTheme="majorHAnsi" w:hAnsiTheme="majorHAnsi" w:cstheme="majorHAnsi"/>
          <w:b/>
          <w:bCs/>
          <w:sz w:val="36"/>
          <w:szCs w:val="36"/>
          <w:lang w:val="en-US"/>
        </w:rPr>
      </w:pPr>
    </w:p>
    <w:p w14:paraId="3F6E8613" w14:textId="4BA94E9F" w:rsidR="007E2E12" w:rsidRPr="00FF0B75" w:rsidRDefault="00C96E35" w:rsidP="007E2E12">
      <w:pPr>
        <w:rPr>
          <w:rFonts w:asciiTheme="majorHAnsi" w:hAnsiTheme="majorHAnsi" w:cstheme="majorHAnsi"/>
          <w:b/>
          <w:bCs/>
          <w:sz w:val="28"/>
          <w:lang w:val="en-US"/>
        </w:rPr>
      </w:pPr>
      <w:r w:rsidRPr="00FF0B75">
        <w:rPr>
          <w:rFonts w:asciiTheme="majorHAnsi" w:hAnsiTheme="majorHAnsi" w:cstheme="majorHAnsi"/>
          <w:sz w:val="28"/>
          <w:lang w:val="en-US"/>
        </w:rPr>
        <w:t xml:space="preserve">- </w:t>
      </w:r>
      <w:r w:rsidR="007E2E12" w:rsidRPr="00FF0B75">
        <w:rPr>
          <w:rFonts w:asciiTheme="majorHAnsi" w:hAnsiTheme="majorHAnsi" w:cstheme="majorHAnsi"/>
          <w:sz w:val="28"/>
          <w:lang w:val="en-US"/>
        </w:rPr>
        <w:t>Link Github Repository:</w:t>
      </w:r>
    </w:p>
    <w:p w14:paraId="055EBDED" w14:textId="77777777" w:rsidR="007E2E12" w:rsidRPr="007E2E12" w:rsidRDefault="007E2E12" w:rsidP="007E2E12">
      <w:pPr>
        <w:rPr>
          <w:rFonts w:asciiTheme="majorHAnsi" w:hAnsiTheme="majorHAnsi" w:cstheme="majorHAnsi"/>
          <w:sz w:val="28"/>
          <w:lang w:val="en-US"/>
        </w:rPr>
      </w:pPr>
      <w:r w:rsidRPr="007E2E12">
        <w:rPr>
          <w:rFonts w:asciiTheme="majorHAnsi" w:hAnsiTheme="majorHAnsi" w:cstheme="majorHAnsi"/>
          <w:sz w:val="28"/>
          <w:u w:val="single"/>
          <w:lang w:val="en-US"/>
        </w:rPr>
        <w:t>https://github.com/ngMinh42/TKWNC-Bookshelf</w:t>
      </w:r>
    </w:p>
    <w:p w14:paraId="5ED79FDB" w14:textId="77777777" w:rsidR="00C96E35" w:rsidRPr="00FF0B75" w:rsidRDefault="00C96E35" w:rsidP="00C96E35">
      <w:pPr>
        <w:rPr>
          <w:rFonts w:asciiTheme="majorHAnsi" w:hAnsiTheme="majorHAnsi" w:cstheme="majorHAnsi"/>
          <w:sz w:val="28"/>
          <w:lang w:val="en-US"/>
        </w:rPr>
      </w:pPr>
    </w:p>
    <w:p w14:paraId="07557277" w14:textId="0C827381" w:rsidR="00461DE3" w:rsidRPr="00FF0B75" w:rsidRDefault="00C96E35" w:rsidP="00C96E35">
      <w:pPr>
        <w:rPr>
          <w:rFonts w:asciiTheme="majorHAnsi" w:hAnsiTheme="majorHAnsi" w:cstheme="majorHAnsi"/>
          <w:sz w:val="28"/>
          <w:lang w:val="en-US"/>
        </w:rPr>
      </w:pPr>
      <w:r w:rsidRPr="00FF0B75">
        <w:rPr>
          <w:rFonts w:asciiTheme="majorHAnsi" w:hAnsiTheme="majorHAnsi" w:cstheme="majorHAnsi"/>
          <w:sz w:val="28"/>
          <w:lang w:val="en-US"/>
        </w:rPr>
        <w:t xml:space="preserve">-Link </w:t>
      </w:r>
      <w:r w:rsidR="007E2E12" w:rsidRPr="00FF0B75">
        <w:rPr>
          <w:rFonts w:asciiTheme="majorHAnsi" w:hAnsiTheme="majorHAnsi" w:cstheme="majorHAnsi"/>
          <w:sz w:val="28"/>
          <w:lang w:val="en-US"/>
        </w:rPr>
        <w:t>D</w:t>
      </w:r>
      <w:r w:rsidRPr="00FF0B75">
        <w:rPr>
          <w:rFonts w:asciiTheme="majorHAnsi" w:hAnsiTheme="majorHAnsi" w:cstheme="majorHAnsi"/>
          <w:sz w:val="28"/>
          <w:lang w:val="en-US"/>
        </w:rPr>
        <w:t xml:space="preserve">emo: </w:t>
      </w:r>
    </w:p>
    <w:p w14:paraId="39DA2F43" w14:textId="3EC62564" w:rsidR="007E2E12" w:rsidRPr="00157AF1" w:rsidRDefault="00157AF1" w:rsidP="007E2E12">
      <w:pPr>
        <w:rPr>
          <w:rFonts w:asciiTheme="majorHAnsi" w:hAnsiTheme="majorHAnsi" w:cstheme="majorHAnsi"/>
          <w:sz w:val="28"/>
          <w:u w:val="single"/>
          <w:lang w:val="en-US"/>
        </w:rPr>
      </w:pPr>
      <w:hyperlink r:id="rId11" w:history="1">
        <w:r w:rsidRPr="00157AF1">
          <w:rPr>
            <w:rStyle w:val="Hyperlink"/>
            <w:rFonts w:asciiTheme="majorHAnsi" w:hAnsiTheme="majorHAnsi" w:cstheme="majorHAnsi"/>
            <w:color w:val="auto"/>
            <w:sz w:val="28"/>
          </w:rPr>
          <w:t>https://youtu.be/CRyA6iVNxN0</w:t>
        </w:r>
      </w:hyperlink>
    </w:p>
    <w:p w14:paraId="3E0834CF" w14:textId="77777777" w:rsidR="00157AF1" w:rsidRPr="00157AF1" w:rsidRDefault="00157AF1" w:rsidP="007E2E12">
      <w:pPr>
        <w:rPr>
          <w:rFonts w:asciiTheme="majorHAnsi" w:hAnsiTheme="majorHAnsi" w:cstheme="majorHAnsi"/>
          <w:sz w:val="28"/>
          <w:lang w:val="en-US"/>
        </w:rPr>
      </w:pPr>
    </w:p>
    <w:p w14:paraId="68BFD1B3" w14:textId="0E7CC341" w:rsidR="00D74CF9" w:rsidRPr="00FF0B75" w:rsidRDefault="00D74CF9" w:rsidP="00D74CF9">
      <w:pPr>
        <w:rPr>
          <w:rFonts w:asciiTheme="majorHAnsi" w:hAnsiTheme="majorHAnsi" w:cstheme="majorHAnsi"/>
          <w:sz w:val="28"/>
          <w:u w:val="single"/>
          <w:lang w:val="en-US"/>
        </w:rPr>
      </w:pPr>
      <w:r w:rsidRPr="00FF0B75">
        <w:rPr>
          <w:rFonts w:asciiTheme="majorHAnsi" w:hAnsiTheme="majorHAnsi" w:cstheme="majorHAnsi"/>
          <w:sz w:val="28"/>
          <w:lang w:val="en-US"/>
        </w:rPr>
        <w:t>-README.md:</w:t>
      </w:r>
    </w:p>
    <w:p w14:paraId="50E7FFAC" w14:textId="3D0228C5" w:rsidR="00D74CF9" w:rsidRPr="00FF0B75" w:rsidRDefault="007E2E12" w:rsidP="00D74CF9">
      <w:pPr>
        <w:rPr>
          <w:rFonts w:asciiTheme="majorHAnsi" w:hAnsiTheme="majorHAnsi" w:cstheme="majorHAnsi"/>
          <w:sz w:val="28"/>
          <w:u w:val="single"/>
          <w:lang w:val="en-US"/>
        </w:rPr>
      </w:pPr>
      <w:r w:rsidRPr="00FF0B75">
        <w:rPr>
          <w:rFonts w:asciiTheme="majorHAnsi" w:hAnsiTheme="majorHAnsi" w:cstheme="majorHAnsi"/>
          <w:sz w:val="28"/>
          <w:u w:val="single"/>
        </w:rPr>
        <w:t>https://github.com/ngMinh42/TKWNC-Bookshelf/blob/main/README.md</w:t>
      </w:r>
    </w:p>
    <w:p w14:paraId="1B3BF498" w14:textId="77777777" w:rsidR="007E2E12" w:rsidRPr="00FF0B75" w:rsidRDefault="007E2E12" w:rsidP="006003F5">
      <w:pPr>
        <w:rPr>
          <w:rFonts w:asciiTheme="majorHAnsi" w:hAnsiTheme="majorHAnsi" w:cstheme="majorHAnsi"/>
          <w:sz w:val="28"/>
          <w:lang w:val="en-US"/>
        </w:rPr>
      </w:pPr>
    </w:p>
    <w:p w14:paraId="6934E92E" w14:textId="3CF494D7" w:rsidR="007E2E12" w:rsidRPr="00FF0B75" w:rsidRDefault="007E2E12" w:rsidP="007E2E12">
      <w:pPr>
        <w:rPr>
          <w:rFonts w:asciiTheme="majorHAnsi" w:hAnsiTheme="majorHAnsi" w:cstheme="majorHAnsi"/>
          <w:sz w:val="28"/>
          <w:lang w:val="en-US"/>
        </w:rPr>
      </w:pPr>
      <w:r w:rsidRPr="00FF0B75">
        <w:rPr>
          <w:rFonts w:asciiTheme="majorHAnsi" w:hAnsiTheme="majorHAnsi" w:cstheme="majorHAnsi"/>
          <w:sz w:val="28"/>
          <w:lang w:val="en-US"/>
        </w:rPr>
        <w:t xml:space="preserve">-Link Web </w:t>
      </w:r>
      <w:r w:rsidR="00196514">
        <w:rPr>
          <w:rFonts w:asciiTheme="majorHAnsi" w:hAnsiTheme="majorHAnsi" w:cstheme="majorHAnsi"/>
          <w:sz w:val="28"/>
          <w:lang w:val="en-US"/>
        </w:rPr>
        <w:t>Local</w:t>
      </w:r>
      <w:r w:rsidRPr="00FF0B75">
        <w:rPr>
          <w:rFonts w:asciiTheme="majorHAnsi" w:hAnsiTheme="majorHAnsi" w:cstheme="majorHAnsi"/>
          <w:sz w:val="28"/>
          <w:lang w:val="en-US"/>
        </w:rPr>
        <w:t xml:space="preserve">:  </w:t>
      </w:r>
    </w:p>
    <w:p w14:paraId="2CFAD2C3" w14:textId="30EE328E" w:rsidR="007E2E12" w:rsidRPr="00580B1F" w:rsidRDefault="007E2E12" w:rsidP="006003F5">
      <w:pPr>
        <w:rPr>
          <w:rFonts w:asciiTheme="majorHAnsi" w:hAnsiTheme="majorHAnsi" w:cstheme="majorHAnsi"/>
          <w:sz w:val="28"/>
          <w:lang w:val="en-US"/>
        </w:rPr>
        <w:sectPr w:rsidR="007E2E12" w:rsidRPr="00580B1F" w:rsidSect="00FC76D4">
          <w:pgSz w:w="12240" w:h="15840"/>
          <w:pgMar w:top="1134" w:right="851" w:bottom="1134" w:left="1134" w:header="0" w:footer="0" w:gutter="0"/>
          <w:pgBorders w:offsetFrom="page">
            <w:bottom w:val="single" w:sz="4" w:space="24" w:color="D0CECE" w:themeColor="background2" w:themeShade="E6"/>
          </w:pgBorders>
          <w:pgNumType w:start="1"/>
          <w:cols w:space="720"/>
          <w:docGrid w:linePitch="299"/>
        </w:sectPr>
      </w:pPr>
      <w:r w:rsidRPr="00FF0B75">
        <w:rPr>
          <w:rFonts w:asciiTheme="majorHAnsi" w:hAnsiTheme="majorHAnsi" w:cstheme="majorHAnsi"/>
          <w:sz w:val="28"/>
          <w:u w:val="single"/>
          <w:lang w:val="en-US"/>
        </w:rPr>
        <w:t>http://127.0.0.1:8000/book</w:t>
      </w:r>
      <w:r w:rsidR="00F2448B">
        <w:rPr>
          <w:rFonts w:asciiTheme="majorHAnsi" w:hAnsiTheme="majorHAnsi" w:cstheme="majorHAnsi"/>
          <w:sz w:val="28"/>
          <w:u w:val="single"/>
          <w:lang w:val="en-US"/>
        </w:rPr>
        <w:t>s</w:t>
      </w:r>
    </w:p>
    <w:p w14:paraId="362EF26B" w14:textId="78224991" w:rsidR="00771210" w:rsidRPr="00580B1F" w:rsidRDefault="00771210" w:rsidP="00580B1F">
      <w:pPr>
        <w:rPr>
          <w:rFonts w:asciiTheme="majorHAnsi" w:hAnsiTheme="majorHAnsi" w:cstheme="majorHAnsi"/>
          <w:b/>
          <w:bCs/>
          <w:sz w:val="40"/>
          <w:szCs w:val="40"/>
          <w:lang w:val="en-US"/>
        </w:rPr>
      </w:pPr>
    </w:p>
    <w:sdt>
      <w:sdtPr>
        <w:rPr>
          <w:rFonts w:asciiTheme="minorHAnsi" w:eastAsiaTheme="minorHAnsi" w:hAnsiTheme="minorHAnsi" w:cstheme="majorHAnsi"/>
          <w:color w:val="auto"/>
          <w:kern w:val="2"/>
          <w:sz w:val="22"/>
          <w:szCs w:val="28"/>
          <w:lang w:val="vi-VN" w:bidi="th-TH"/>
          <w14:ligatures w14:val="standardContextual"/>
        </w:rPr>
        <w:id w:val="-139662298"/>
        <w:docPartObj>
          <w:docPartGallery w:val="Table of Contents"/>
          <w:docPartUnique/>
        </w:docPartObj>
      </w:sdtPr>
      <w:sdtEndPr>
        <w:rPr>
          <w:b/>
          <w:bCs/>
          <w:noProof/>
        </w:rPr>
      </w:sdtEndPr>
      <w:sdtContent>
        <w:p w14:paraId="183D31F3" w14:textId="6DFC16E7" w:rsidR="00580B1F" w:rsidRPr="00580B1F" w:rsidRDefault="00580B1F" w:rsidP="00580B1F">
          <w:pPr>
            <w:pStyle w:val="TOCHeading"/>
            <w:jc w:val="center"/>
            <w:rPr>
              <w:rFonts w:cstheme="majorHAnsi"/>
              <w:b/>
              <w:bCs/>
              <w:color w:val="000000" w:themeColor="text1"/>
              <w:sz w:val="28"/>
              <w:szCs w:val="28"/>
            </w:rPr>
          </w:pPr>
          <w:r w:rsidRPr="00580B1F">
            <w:rPr>
              <w:rFonts w:cstheme="majorHAnsi"/>
              <w:b/>
              <w:bCs/>
              <w:color w:val="000000" w:themeColor="text1"/>
              <w:sz w:val="36"/>
              <w:szCs w:val="36"/>
            </w:rPr>
            <w:t>MỤC LỤC</w:t>
          </w:r>
        </w:p>
        <w:p w14:paraId="6A8D8A94" w14:textId="77777777" w:rsidR="00580B1F" w:rsidRPr="00580B1F" w:rsidRDefault="00580B1F" w:rsidP="00580B1F">
          <w:pPr>
            <w:rPr>
              <w:rFonts w:asciiTheme="majorHAnsi" w:hAnsiTheme="majorHAnsi" w:cstheme="majorHAnsi"/>
              <w:sz w:val="28"/>
              <w:lang w:val="en-US" w:bidi="ar-SA"/>
            </w:rPr>
          </w:pPr>
        </w:p>
        <w:p w14:paraId="1AF2098A" w14:textId="4C8FFE26" w:rsidR="00580B1F" w:rsidRPr="00580B1F" w:rsidRDefault="00580B1F">
          <w:pPr>
            <w:pStyle w:val="TOC1"/>
            <w:tabs>
              <w:tab w:val="right" w:leader="dot" w:pos="10245"/>
            </w:tabs>
            <w:rPr>
              <w:rFonts w:asciiTheme="majorHAnsi" w:eastAsiaTheme="minorEastAsia" w:hAnsiTheme="majorHAnsi" w:cstheme="majorHAnsi"/>
              <w:noProof/>
              <w:sz w:val="28"/>
              <w:lang w:val="en-US" w:bidi="ar-SA"/>
            </w:rPr>
          </w:pPr>
          <w:r w:rsidRPr="00580B1F">
            <w:rPr>
              <w:rFonts w:asciiTheme="majorHAnsi" w:hAnsiTheme="majorHAnsi" w:cstheme="majorHAnsi"/>
              <w:sz w:val="28"/>
            </w:rPr>
            <w:fldChar w:fldCharType="begin"/>
          </w:r>
          <w:r w:rsidRPr="00580B1F">
            <w:rPr>
              <w:rFonts w:asciiTheme="majorHAnsi" w:hAnsiTheme="majorHAnsi" w:cstheme="majorHAnsi"/>
              <w:sz w:val="28"/>
            </w:rPr>
            <w:instrText xml:space="preserve"> TOC \o "1-3" \h \z \u </w:instrText>
          </w:r>
          <w:r w:rsidRPr="00580B1F">
            <w:rPr>
              <w:rFonts w:asciiTheme="majorHAnsi" w:hAnsiTheme="majorHAnsi" w:cstheme="majorHAnsi"/>
              <w:sz w:val="28"/>
            </w:rPr>
            <w:fldChar w:fldCharType="separate"/>
          </w:r>
          <w:hyperlink w:anchor="_Toc191522005" w:history="1">
            <w:r w:rsidRPr="00580B1F">
              <w:rPr>
                <w:rStyle w:val="Hyperlink"/>
                <w:rFonts w:asciiTheme="majorHAnsi" w:hAnsiTheme="majorHAnsi" w:cstheme="majorHAnsi"/>
                <w:noProof/>
                <w:sz w:val="28"/>
                <w:lang w:val="en-US"/>
              </w:rPr>
              <w:t>LỜI MỞ ĐẦU</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_Toc191522005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5743B9">
              <w:rPr>
                <w:rFonts w:asciiTheme="majorHAnsi" w:hAnsiTheme="majorHAnsi" w:cstheme="majorHAnsi"/>
                <w:noProof/>
                <w:webHidden/>
                <w:sz w:val="28"/>
              </w:rPr>
              <w:t>1</w:t>
            </w:r>
            <w:r w:rsidRPr="00580B1F">
              <w:rPr>
                <w:rFonts w:asciiTheme="majorHAnsi" w:hAnsiTheme="majorHAnsi" w:cstheme="majorHAnsi"/>
                <w:noProof/>
                <w:webHidden/>
                <w:sz w:val="28"/>
              </w:rPr>
              <w:fldChar w:fldCharType="end"/>
            </w:r>
          </w:hyperlink>
        </w:p>
        <w:p w14:paraId="5264BFB5" w14:textId="17331F75" w:rsidR="00580B1F" w:rsidRPr="00580B1F" w:rsidRDefault="00580B1F">
          <w:pPr>
            <w:pStyle w:val="TOC1"/>
            <w:tabs>
              <w:tab w:val="right" w:leader="dot" w:pos="10245"/>
            </w:tabs>
            <w:rPr>
              <w:rFonts w:asciiTheme="majorHAnsi" w:eastAsiaTheme="minorEastAsia" w:hAnsiTheme="majorHAnsi" w:cstheme="majorHAnsi"/>
              <w:noProof/>
              <w:sz w:val="28"/>
              <w:lang w:val="en-US" w:bidi="ar-SA"/>
            </w:rPr>
          </w:pPr>
          <w:hyperlink w:anchor="_Toc191522006" w:history="1">
            <w:r w:rsidRPr="00580B1F">
              <w:rPr>
                <w:rStyle w:val="Hyperlink"/>
                <w:rFonts w:asciiTheme="majorHAnsi" w:hAnsiTheme="majorHAnsi" w:cstheme="majorHAnsi"/>
                <w:noProof/>
                <w:sz w:val="28"/>
              </w:rPr>
              <w:t>Phần 1: Giới Thiệu</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_Toc191522006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5743B9">
              <w:rPr>
                <w:rFonts w:asciiTheme="majorHAnsi" w:hAnsiTheme="majorHAnsi" w:cstheme="majorHAnsi"/>
                <w:noProof/>
                <w:webHidden/>
                <w:sz w:val="28"/>
              </w:rPr>
              <w:t>3</w:t>
            </w:r>
            <w:r w:rsidRPr="00580B1F">
              <w:rPr>
                <w:rFonts w:asciiTheme="majorHAnsi" w:hAnsiTheme="majorHAnsi" w:cstheme="majorHAnsi"/>
                <w:noProof/>
                <w:webHidden/>
                <w:sz w:val="28"/>
              </w:rPr>
              <w:fldChar w:fldCharType="end"/>
            </w:r>
          </w:hyperlink>
        </w:p>
        <w:p w14:paraId="7E1B7504" w14:textId="1B3016A2"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07" w:history="1">
            <w:r w:rsidRPr="00580B1F">
              <w:rPr>
                <w:rStyle w:val="Hyperlink"/>
                <w:rFonts w:asciiTheme="majorHAnsi" w:hAnsiTheme="majorHAnsi" w:cstheme="majorHAnsi"/>
                <w:noProof/>
                <w:sz w:val="28"/>
              </w:rPr>
              <w:t>1.</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rPr>
              <w:t>Đặt vấn đề</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_Toc191522007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5743B9">
              <w:rPr>
                <w:rFonts w:asciiTheme="majorHAnsi" w:hAnsiTheme="majorHAnsi" w:cstheme="majorHAnsi"/>
                <w:noProof/>
                <w:webHidden/>
                <w:sz w:val="28"/>
              </w:rPr>
              <w:t>3</w:t>
            </w:r>
            <w:r w:rsidRPr="00580B1F">
              <w:rPr>
                <w:rFonts w:asciiTheme="majorHAnsi" w:hAnsiTheme="majorHAnsi" w:cstheme="majorHAnsi"/>
                <w:noProof/>
                <w:webHidden/>
                <w:sz w:val="28"/>
              </w:rPr>
              <w:fldChar w:fldCharType="end"/>
            </w:r>
          </w:hyperlink>
        </w:p>
        <w:p w14:paraId="7E651ABA" w14:textId="7D056ED7"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08" w:history="1">
            <w:r w:rsidRPr="00580B1F">
              <w:rPr>
                <w:rStyle w:val="Hyperlink"/>
                <w:rFonts w:asciiTheme="majorHAnsi" w:hAnsiTheme="majorHAnsi" w:cstheme="majorHAnsi"/>
                <w:noProof/>
                <w:sz w:val="28"/>
                <w:lang w:val="en-US"/>
              </w:rPr>
              <w:t>2.</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Mô tả bài toán</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_Toc191522008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5743B9">
              <w:rPr>
                <w:rFonts w:asciiTheme="majorHAnsi" w:hAnsiTheme="majorHAnsi" w:cstheme="majorHAnsi"/>
                <w:noProof/>
                <w:webHidden/>
                <w:sz w:val="28"/>
              </w:rPr>
              <w:t>3</w:t>
            </w:r>
            <w:r w:rsidRPr="00580B1F">
              <w:rPr>
                <w:rFonts w:asciiTheme="majorHAnsi" w:hAnsiTheme="majorHAnsi" w:cstheme="majorHAnsi"/>
                <w:noProof/>
                <w:webHidden/>
                <w:sz w:val="28"/>
              </w:rPr>
              <w:fldChar w:fldCharType="end"/>
            </w:r>
          </w:hyperlink>
        </w:p>
        <w:p w14:paraId="07BF5094" w14:textId="4DD365A0" w:rsidR="00580B1F" w:rsidRPr="00580B1F" w:rsidRDefault="00580B1F">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09" w:history="1">
            <w:r w:rsidRPr="00580B1F">
              <w:rPr>
                <w:rStyle w:val="Hyperlink"/>
                <w:rFonts w:asciiTheme="majorHAnsi" w:hAnsiTheme="majorHAnsi" w:cstheme="majorHAnsi"/>
                <w:noProof/>
                <w:sz w:val="28"/>
              </w:rPr>
              <w:t>2.1</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rPr>
              <w:t>Mục tiêu bài toán:</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_Toc191522009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5743B9">
              <w:rPr>
                <w:rFonts w:asciiTheme="majorHAnsi" w:hAnsiTheme="majorHAnsi" w:cstheme="majorHAnsi"/>
                <w:noProof/>
                <w:webHidden/>
                <w:sz w:val="28"/>
              </w:rPr>
              <w:t>3</w:t>
            </w:r>
            <w:r w:rsidRPr="00580B1F">
              <w:rPr>
                <w:rFonts w:asciiTheme="majorHAnsi" w:hAnsiTheme="majorHAnsi" w:cstheme="majorHAnsi"/>
                <w:noProof/>
                <w:webHidden/>
                <w:sz w:val="28"/>
              </w:rPr>
              <w:fldChar w:fldCharType="end"/>
            </w:r>
          </w:hyperlink>
        </w:p>
        <w:p w14:paraId="5182ECBF" w14:textId="3CE2DD7A" w:rsidR="00580B1F" w:rsidRPr="00580B1F" w:rsidRDefault="00580B1F">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10" w:history="1">
            <w:r w:rsidRPr="00580B1F">
              <w:rPr>
                <w:rStyle w:val="Hyperlink"/>
                <w:rFonts w:asciiTheme="majorHAnsi" w:hAnsiTheme="majorHAnsi" w:cstheme="majorHAnsi"/>
                <w:noProof/>
                <w:sz w:val="28"/>
                <w:lang w:val="en-US"/>
              </w:rPr>
              <w:t>2.2</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Yêu cầu:</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_Toc191522010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5743B9">
              <w:rPr>
                <w:rFonts w:asciiTheme="majorHAnsi" w:hAnsiTheme="majorHAnsi" w:cstheme="majorHAnsi"/>
                <w:noProof/>
                <w:webHidden/>
                <w:sz w:val="28"/>
              </w:rPr>
              <w:t>3</w:t>
            </w:r>
            <w:r w:rsidRPr="00580B1F">
              <w:rPr>
                <w:rFonts w:asciiTheme="majorHAnsi" w:hAnsiTheme="majorHAnsi" w:cstheme="majorHAnsi"/>
                <w:noProof/>
                <w:webHidden/>
                <w:sz w:val="28"/>
              </w:rPr>
              <w:fldChar w:fldCharType="end"/>
            </w:r>
          </w:hyperlink>
        </w:p>
        <w:p w14:paraId="5C7FEB1D" w14:textId="3650B956" w:rsidR="00580B1F" w:rsidRPr="00580B1F" w:rsidRDefault="00580B1F">
          <w:pPr>
            <w:pStyle w:val="TOC1"/>
            <w:tabs>
              <w:tab w:val="right" w:leader="dot" w:pos="10245"/>
            </w:tabs>
            <w:rPr>
              <w:rFonts w:asciiTheme="majorHAnsi" w:eastAsiaTheme="minorEastAsia" w:hAnsiTheme="majorHAnsi" w:cstheme="majorHAnsi"/>
              <w:noProof/>
              <w:sz w:val="28"/>
              <w:lang w:val="en-US" w:bidi="ar-SA"/>
            </w:rPr>
          </w:pPr>
          <w:hyperlink w:anchor="_Toc191522012" w:history="1">
            <w:r w:rsidRPr="00580B1F">
              <w:rPr>
                <w:rStyle w:val="Hyperlink"/>
                <w:rFonts w:asciiTheme="majorHAnsi" w:hAnsiTheme="majorHAnsi" w:cstheme="majorHAnsi"/>
                <w:noProof/>
                <w:sz w:val="28"/>
                <w:lang w:val="en-US"/>
              </w:rPr>
              <w:t>Phần 2: Phân tích yêu cầu</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_Toc191522012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5743B9">
              <w:rPr>
                <w:rFonts w:asciiTheme="majorHAnsi" w:hAnsiTheme="majorHAnsi" w:cstheme="majorHAnsi"/>
                <w:noProof/>
                <w:webHidden/>
                <w:sz w:val="28"/>
              </w:rPr>
              <w:t>4</w:t>
            </w:r>
            <w:r w:rsidRPr="00580B1F">
              <w:rPr>
                <w:rFonts w:asciiTheme="majorHAnsi" w:hAnsiTheme="majorHAnsi" w:cstheme="majorHAnsi"/>
                <w:noProof/>
                <w:webHidden/>
                <w:sz w:val="28"/>
              </w:rPr>
              <w:fldChar w:fldCharType="end"/>
            </w:r>
          </w:hyperlink>
        </w:p>
        <w:p w14:paraId="326B95A5" w14:textId="1C6423B1"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13" w:history="1">
            <w:r w:rsidRPr="00580B1F">
              <w:rPr>
                <w:rStyle w:val="Hyperlink"/>
                <w:rFonts w:asciiTheme="majorHAnsi" w:hAnsiTheme="majorHAnsi" w:cstheme="majorHAnsi"/>
                <w:noProof/>
                <w:sz w:val="28"/>
              </w:rPr>
              <w:t>1.</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rPr>
              <w:t>Mô tả trang web:</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_Toc191522013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5743B9">
              <w:rPr>
                <w:rFonts w:asciiTheme="majorHAnsi" w:hAnsiTheme="majorHAnsi" w:cstheme="majorHAnsi"/>
                <w:noProof/>
                <w:webHidden/>
                <w:sz w:val="28"/>
              </w:rPr>
              <w:t>4</w:t>
            </w:r>
            <w:r w:rsidRPr="00580B1F">
              <w:rPr>
                <w:rFonts w:asciiTheme="majorHAnsi" w:hAnsiTheme="majorHAnsi" w:cstheme="majorHAnsi"/>
                <w:noProof/>
                <w:webHidden/>
                <w:sz w:val="28"/>
              </w:rPr>
              <w:fldChar w:fldCharType="end"/>
            </w:r>
          </w:hyperlink>
        </w:p>
        <w:p w14:paraId="6458BA2C" w14:textId="37796DFA"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14" w:history="1">
            <w:r w:rsidRPr="00580B1F">
              <w:rPr>
                <w:rStyle w:val="Hyperlink"/>
                <w:rFonts w:asciiTheme="majorHAnsi" w:hAnsiTheme="majorHAnsi" w:cstheme="majorHAnsi"/>
                <w:noProof/>
                <w:sz w:val="28"/>
                <w:lang w:val="en-US"/>
              </w:rPr>
              <w:t>2.</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Phân tích chức năng trang web:</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_Toc191522014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5743B9">
              <w:rPr>
                <w:rFonts w:asciiTheme="majorHAnsi" w:hAnsiTheme="majorHAnsi" w:cstheme="majorHAnsi"/>
                <w:noProof/>
                <w:webHidden/>
                <w:sz w:val="28"/>
              </w:rPr>
              <w:t>4</w:t>
            </w:r>
            <w:r w:rsidRPr="00580B1F">
              <w:rPr>
                <w:rFonts w:asciiTheme="majorHAnsi" w:hAnsiTheme="majorHAnsi" w:cstheme="majorHAnsi"/>
                <w:noProof/>
                <w:webHidden/>
                <w:sz w:val="28"/>
              </w:rPr>
              <w:fldChar w:fldCharType="end"/>
            </w:r>
          </w:hyperlink>
        </w:p>
        <w:p w14:paraId="3AEB2504" w14:textId="56F3F458" w:rsidR="00580B1F" w:rsidRPr="00580B1F" w:rsidRDefault="00580B1F">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15" w:history="1">
            <w:r w:rsidRPr="00580B1F">
              <w:rPr>
                <w:rStyle w:val="Hyperlink"/>
                <w:rFonts w:asciiTheme="majorHAnsi" w:hAnsiTheme="majorHAnsi" w:cstheme="majorHAnsi"/>
                <w:noProof/>
                <w:sz w:val="28"/>
                <w:lang w:val="en-US"/>
              </w:rPr>
              <w:t>2.1</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Thêm sách mới:</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_Toc191522015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5743B9">
              <w:rPr>
                <w:rFonts w:asciiTheme="majorHAnsi" w:hAnsiTheme="majorHAnsi" w:cstheme="majorHAnsi"/>
                <w:noProof/>
                <w:webHidden/>
                <w:sz w:val="28"/>
              </w:rPr>
              <w:t>4</w:t>
            </w:r>
            <w:r w:rsidRPr="00580B1F">
              <w:rPr>
                <w:rFonts w:asciiTheme="majorHAnsi" w:hAnsiTheme="majorHAnsi" w:cstheme="majorHAnsi"/>
                <w:noProof/>
                <w:webHidden/>
                <w:sz w:val="28"/>
              </w:rPr>
              <w:fldChar w:fldCharType="end"/>
            </w:r>
          </w:hyperlink>
        </w:p>
        <w:p w14:paraId="69F7EE08" w14:textId="06DDF6A3" w:rsidR="00580B1F" w:rsidRPr="00580B1F" w:rsidRDefault="00580B1F">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16" w:history="1">
            <w:r w:rsidRPr="00580B1F">
              <w:rPr>
                <w:rStyle w:val="Hyperlink"/>
                <w:rFonts w:asciiTheme="majorHAnsi" w:hAnsiTheme="majorHAnsi" w:cstheme="majorHAnsi"/>
                <w:noProof/>
                <w:sz w:val="28"/>
                <w:lang w:val="en-US"/>
              </w:rPr>
              <w:t>2.2</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Sửa thông tin sách:</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_Toc191522016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5743B9">
              <w:rPr>
                <w:rFonts w:asciiTheme="majorHAnsi" w:hAnsiTheme="majorHAnsi" w:cstheme="majorHAnsi"/>
                <w:noProof/>
                <w:webHidden/>
                <w:sz w:val="28"/>
              </w:rPr>
              <w:t>4</w:t>
            </w:r>
            <w:r w:rsidRPr="00580B1F">
              <w:rPr>
                <w:rFonts w:asciiTheme="majorHAnsi" w:hAnsiTheme="majorHAnsi" w:cstheme="majorHAnsi"/>
                <w:noProof/>
                <w:webHidden/>
                <w:sz w:val="28"/>
              </w:rPr>
              <w:fldChar w:fldCharType="end"/>
            </w:r>
          </w:hyperlink>
        </w:p>
        <w:p w14:paraId="0D038B9A" w14:textId="3F1FEC15" w:rsidR="00F2448B" w:rsidRDefault="00580B1F" w:rsidP="00F2448B">
          <w:pPr>
            <w:pStyle w:val="TOC3"/>
            <w:tabs>
              <w:tab w:val="left" w:pos="1200"/>
              <w:tab w:val="right" w:leader="dot" w:pos="10245"/>
            </w:tabs>
            <w:rPr>
              <w:noProof/>
              <w:lang w:val="en-US"/>
            </w:rPr>
          </w:pPr>
          <w:hyperlink w:anchor="_Toc191522017" w:history="1">
            <w:r w:rsidRPr="00580B1F">
              <w:rPr>
                <w:rStyle w:val="Hyperlink"/>
                <w:rFonts w:asciiTheme="majorHAnsi" w:hAnsiTheme="majorHAnsi" w:cstheme="majorHAnsi"/>
                <w:noProof/>
                <w:sz w:val="28"/>
                <w:lang w:val="en-US"/>
              </w:rPr>
              <w:t>2.3</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Xóa sách:</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_Toc191522017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5743B9">
              <w:rPr>
                <w:rFonts w:asciiTheme="majorHAnsi" w:hAnsiTheme="majorHAnsi" w:cstheme="majorHAnsi"/>
                <w:noProof/>
                <w:webHidden/>
                <w:sz w:val="28"/>
              </w:rPr>
              <w:t>5</w:t>
            </w:r>
            <w:r w:rsidRPr="00580B1F">
              <w:rPr>
                <w:rFonts w:asciiTheme="majorHAnsi" w:hAnsiTheme="majorHAnsi" w:cstheme="majorHAnsi"/>
                <w:noProof/>
                <w:webHidden/>
                <w:sz w:val="28"/>
              </w:rPr>
              <w:fldChar w:fldCharType="end"/>
            </w:r>
          </w:hyperlink>
        </w:p>
        <w:p w14:paraId="4B143218" w14:textId="02B6378F" w:rsidR="00F2448B" w:rsidRPr="00580B1F" w:rsidRDefault="00F2448B" w:rsidP="00F2448B">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15" w:history="1">
            <w:r w:rsidRPr="00580B1F">
              <w:rPr>
                <w:rStyle w:val="Hyperlink"/>
                <w:rFonts w:asciiTheme="majorHAnsi" w:hAnsiTheme="majorHAnsi" w:cstheme="majorHAnsi"/>
                <w:noProof/>
                <w:sz w:val="28"/>
                <w:lang w:val="en-US"/>
              </w:rPr>
              <w:t>2.</w:t>
            </w:r>
            <w:r>
              <w:rPr>
                <w:rStyle w:val="Hyperlink"/>
                <w:rFonts w:asciiTheme="majorHAnsi" w:hAnsiTheme="majorHAnsi" w:cstheme="majorHAnsi"/>
                <w:noProof/>
                <w:sz w:val="28"/>
                <w:lang w:val="en-US"/>
              </w:rPr>
              <w:t>4</w:t>
            </w:r>
            <w:r w:rsidRPr="00580B1F">
              <w:rPr>
                <w:rFonts w:asciiTheme="majorHAnsi" w:eastAsiaTheme="minorEastAsia" w:hAnsiTheme="majorHAnsi" w:cstheme="majorHAnsi"/>
                <w:noProof/>
                <w:sz w:val="28"/>
                <w:lang w:val="en-US" w:bidi="ar-SA"/>
              </w:rPr>
              <w:tab/>
            </w:r>
            <w:r>
              <w:rPr>
                <w:rStyle w:val="Hyperlink"/>
                <w:rFonts w:asciiTheme="majorHAnsi" w:hAnsiTheme="majorHAnsi" w:cstheme="majorHAnsi"/>
                <w:noProof/>
                <w:sz w:val="28"/>
                <w:lang w:val="en-US"/>
              </w:rPr>
              <w:t>Xem chi tiết sách</w:t>
            </w:r>
            <w:r w:rsidRPr="00580B1F">
              <w:rPr>
                <w:rStyle w:val="Hyperlink"/>
                <w:rFonts w:asciiTheme="majorHAnsi" w:hAnsiTheme="majorHAnsi" w:cstheme="majorHAnsi"/>
                <w:noProof/>
                <w:sz w:val="28"/>
                <w:lang w:val="en-US"/>
              </w:rPr>
              <w:t>:</w:t>
            </w:r>
            <w:r w:rsidRPr="00580B1F">
              <w:rPr>
                <w:rFonts w:asciiTheme="majorHAnsi" w:hAnsiTheme="majorHAnsi" w:cstheme="majorHAnsi"/>
                <w:noProof/>
                <w:webHidden/>
                <w:sz w:val="28"/>
              </w:rPr>
              <w:tab/>
            </w:r>
            <w:r>
              <w:rPr>
                <w:rFonts w:asciiTheme="majorHAnsi" w:hAnsiTheme="majorHAnsi" w:cstheme="majorHAnsi"/>
                <w:noProof/>
                <w:webHidden/>
                <w:sz w:val="28"/>
                <w:lang w:val="en-US"/>
              </w:rPr>
              <w:t>5</w:t>
            </w:r>
          </w:hyperlink>
        </w:p>
        <w:p w14:paraId="60D2AAA5" w14:textId="36188A2A" w:rsidR="00F2448B" w:rsidRPr="00580B1F" w:rsidRDefault="00F2448B" w:rsidP="00F2448B">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16" w:history="1">
            <w:r w:rsidRPr="00580B1F">
              <w:rPr>
                <w:rStyle w:val="Hyperlink"/>
                <w:rFonts w:asciiTheme="majorHAnsi" w:hAnsiTheme="majorHAnsi" w:cstheme="majorHAnsi"/>
                <w:noProof/>
                <w:sz w:val="28"/>
                <w:lang w:val="en-US"/>
              </w:rPr>
              <w:t>2.</w:t>
            </w:r>
            <w:r>
              <w:rPr>
                <w:rStyle w:val="Hyperlink"/>
                <w:rFonts w:asciiTheme="majorHAnsi" w:hAnsiTheme="majorHAnsi" w:cstheme="majorHAnsi"/>
                <w:noProof/>
                <w:sz w:val="28"/>
                <w:lang w:val="en-US"/>
              </w:rPr>
              <w:t>5</w:t>
            </w:r>
            <w:r w:rsidRPr="00580B1F">
              <w:rPr>
                <w:rFonts w:asciiTheme="majorHAnsi" w:eastAsiaTheme="minorEastAsia" w:hAnsiTheme="majorHAnsi" w:cstheme="majorHAnsi"/>
                <w:noProof/>
                <w:sz w:val="28"/>
                <w:lang w:val="en-US" w:bidi="ar-SA"/>
              </w:rPr>
              <w:tab/>
            </w:r>
            <w:r>
              <w:rPr>
                <w:rStyle w:val="Hyperlink"/>
                <w:rFonts w:asciiTheme="majorHAnsi" w:hAnsiTheme="majorHAnsi" w:cstheme="majorHAnsi"/>
                <w:noProof/>
                <w:sz w:val="28"/>
                <w:lang w:val="en-US"/>
              </w:rPr>
              <w:t>Tìm kiếm</w:t>
            </w:r>
            <w:r w:rsidRPr="00580B1F">
              <w:rPr>
                <w:rStyle w:val="Hyperlink"/>
                <w:rFonts w:asciiTheme="majorHAnsi" w:hAnsiTheme="majorHAnsi" w:cstheme="majorHAnsi"/>
                <w:noProof/>
                <w:sz w:val="28"/>
                <w:lang w:val="en-US"/>
              </w:rPr>
              <w:t xml:space="preserve"> sách:</w:t>
            </w:r>
            <w:r w:rsidRPr="00580B1F">
              <w:rPr>
                <w:rFonts w:asciiTheme="majorHAnsi" w:hAnsiTheme="majorHAnsi" w:cstheme="majorHAnsi"/>
                <w:noProof/>
                <w:webHidden/>
                <w:sz w:val="28"/>
              </w:rPr>
              <w:tab/>
            </w:r>
            <w:r>
              <w:rPr>
                <w:rFonts w:asciiTheme="majorHAnsi" w:hAnsiTheme="majorHAnsi" w:cstheme="majorHAnsi"/>
                <w:noProof/>
                <w:webHidden/>
                <w:sz w:val="28"/>
                <w:lang w:val="en-US"/>
              </w:rPr>
              <w:t>5</w:t>
            </w:r>
          </w:hyperlink>
        </w:p>
        <w:p w14:paraId="3E011876" w14:textId="3AE23DBA" w:rsidR="00F2448B" w:rsidRPr="00F2448B" w:rsidRDefault="00F2448B" w:rsidP="00F2448B">
          <w:pPr>
            <w:rPr>
              <w:noProof/>
              <w:lang w:val="en-US"/>
            </w:rPr>
          </w:pPr>
          <w:r>
            <w:rPr>
              <w:noProof/>
              <w:lang w:val="en-US"/>
            </w:rPr>
            <w:t xml:space="preserve">       </w:t>
          </w:r>
          <w:hyperlink w:anchor="_Toc191522017" w:history="1">
            <w:r w:rsidRPr="00580B1F">
              <w:rPr>
                <w:rStyle w:val="Hyperlink"/>
                <w:rFonts w:asciiTheme="majorHAnsi" w:hAnsiTheme="majorHAnsi" w:cstheme="majorHAnsi"/>
                <w:noProof/>
                <w:sz w:val="28"/>
                <w:lang w:val="en-US"/>
              </w:rPr>
              <w:t>2.</w:t>
            </w:r>
            <w:r>
              <w:rPr>
                <w:rStyle w:val="Hyperlink"/>
                <w:rFonts w:asciiTheme="majorHAnsi" w:hAnsiTheme="majorHAnsi" w:cstheme="majorHAnsi"/>
                <w:noProof/>
                <w:sz w:val="28"/>
                <w:lang w:val="en-US"/>
              </w:rPr>
              <w:t xml:space="preserve">6      Sắp xếp </w:t>
            </w:r>
            <w:r w:rsidRPr="00580B1F">
              <w:rPr>
                <w:rStyle w:val="Hyperlink"/>
                <w:rFonts w:asciiTheme="majorHAnsi" w:hAnsiTheme="majorHAnsi" w:cstheme="majorHAnsi"/>
                <w:noProof/>
                <w:sz w:val="28"/>
                <w:lang w:val="en-US"/>
              </w:rPr>
              <w:t xml:space="preserve"> sách:</w:t>
            </w:r>
            <w:r>
              <w:rPr>
                <w:rFonts w:asciiTheme="majorHAnsi" w:hAnsiTheme="majorHAnsi" w:cstheme="majorHAnsi"/>
                <w:noProof/>
                <w:webHidden/>
                <w:sz w:val="28"/>
                <w:lang w:val="en-US"/>
              </w:rPr>
              <w:t>…………….……………………………………………………...</w:t>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_Toc191522017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5743B9">
              <w:rPr>
                <w:rFonts w:asciiTheme="majorHAnsi" w:hAnsiTheme="majorHAnsi" w:cstheme="majorHAnsi"/>
                <w:noProof/>
                <w:webHidden/>
                <w:sz w:val="28"/>
              </w:rPr>
              <w:t>5</w:t>
            </w:r>
            <w:r w:rsidRPr="00580B1F">
              <w:rPr>
                <w:rFonts w:asciiTheme="majorHAnsi" w:hAnsiTheme="majorHAnsi" w:cstheme="majorHAnsi"/>
                <w:noProof/>
                <w:webHidden/>
                <w:sz w:val="28"/>
              </w:rPr>
              <w:fldChar w:fldCharType="end"/>
            </w:r>
          </w:hyperlink>
        </w:p>
        <w:p w14:paraId="57B8F08C" w14:textId="4659D23C" w:rsidR="00580B1F" w:rsidRPr="00F2448B" w:rsidRDefault="00580B1F">
          <w:pPr>
            <w:pStyle w:val="TOC1"/>
            <w:tabs>
              <w:tab w:val="right" w:leader="dot" w:pos="10245"/>
            </w:tabs>
            <w:rPr>
              <w:rFonts w:asciiTheme="majorHAnsi" w:eastAsiaTheme="minorEastAsia" w:hAnsiTheme="majorHAnsi" w:cstheme="majorHAnsi"/>
              <w:noProof/>
              <w:sz w:val="28"/>
              <w:lang w:val="en-US" w:bidi="ar-SA"/>
            </w:rPr>
          </w:pPr>
          <w:hyperlink w:anchor="_Toc191522018" w:history="1">
            <w:r w:rsidRPr="00580B1F">
              <w:rPr>
                <w:rStyle w:val="Hyperlink"/>
                <w:rFonts w:asciiTheme="majorHAnsi" w:hAnsiTheme="majorHAnsi" w:cstheme="majorHAnsi"/>
                <w:noProof/>
                <w:sz w:val="28"/>
                <w:lang w:val="en-US"/>
              </w:rPr>
              <w:t>Phần 3: Thiết kế</w:t>
            </w:r>
            <w:r w:rsidRPr="00580B1F">
              <w:rPr>
                <w:rFonts w:asciiTheme="majorHAnsi" w:hAnsiTheme="majorHAnsi" w:cstheme="majorHAnsi"/>
                <w:noProof/>
                <w:webHidden/>
                <w:sz w:val="28"/>
              </w:rPr>
              <w:tab/>
            </w:r>
            <w:r w:rsidR="00F2448B">
              <w:rPr>
                <w:rFonts w:asciiTheme="majorHAnsi" w:hAnsiTheme="majorHAnsi" w:cstheme="majorHAnsi"/>
                <w:noProof/>
                <w:webHidden/>
                <w:sz w:val="28"/>
                <w:lang w:val="en-US"/>
              </w:rPr>
              <w:t>6</w:t>
            </w:r>
          </w:hyperlink>
        </w:p>
        <w:p w14:paraId="6CF1036C" w14:textId="6BD5ED24"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19" w:history="1">
            <w:r w:rsidRPr="00580B1F">
              <w:rPr>
                <w:rStyle w:val="Hyperlink"/>
                <w:rFonts w:asciiTheme="majorHAnsi" w:hAnsiTheme="majorHAnsi" w:cstheme="majorHAnsi"/>
                <w:noProof/>
                <w:sz w:val="28"/>
                <w:lang w:val="en-US"/>
              </w:rPr>
              <w:t>1.</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Tổng quan</w:t>
            </w:r>
            <w:r w:rsidRPr="00580B1F">
              <w:rPr>
                <w:rFonts w:asciiTheme="majorHAnsi" w:hAnsiTheme="majorHAnsi" w:cstheme="majorHAnsi"/>
                <w:noProof/>
                <w:webHidden/>
                <w:sz w:val="28"/>
              </w:rPr>
              <w:tab/>
            </w:r>
            <w:r w:rsidR="00F2448B">
              <w:rPr>
                <w:rFonts w:asciiTheme="majorHAnsi" w:hAnsiTheme="majorHAnsi" w:cstheme="majorHAnsi"/>
                <w:noProof/>
                <w:webHidden/>
                <w:sz w:val="28"/>
                <w:lang w:val="en-US"/>
              </w:rPr>
              <w:t>6</w:t>
            </w:r>
          </w:hyperlink>
        </w:p>
        <w:p w14:paraId="751D3AE5" w14:textId="1838F2FA"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20" w:history="1">
            <w:r w:rsidRPr="00580B1F">
              <w:rPr>
                <w:rStyle w:val="Hyperlink"/>
                <w:rFonts w:asciiTheme="majorHAnsi" w:hAnsiTheme="majorHAnsi" w:cstheme="majorHAnsi"/>
                <w:noProof/>
                <w:sz w:val="28"/>
                <w:lang w:val="en-US"/>
              </w:rPr>
              <w:t>2.</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Thiết kế giao diện:</w:t>
            </w:r>
            <w:r w:rsidRPr="00580B1F">
              <w:rPr>
                <w:rFonts w:asciiTheme="majorHAnsi" w:hAnsiTheme="majorHAnsi" w:cstheme="majorHAnsi"/>
                <w:noProof/>
                <w:webHidden/>
                <w:sz w:val="28"/>
              </w:rPr>
              <w:tab/>
            </w:r>
            <w:r w:rsidR="00F2448B">
              <w:rPr>
                <w:rFonts w:asciiTheme="majorHAnsi" w:hAnsiTheme="majorHAnsi" w:cstheme="majorHAnsi"/>
                <w:noProof/>
                <w:webHidden/>
                <w:sz w:val="28"/>
                <w:lang w:val="en-US"/>
              </w:rPr>
              <w:t>6</w:t>
            </w:r>
          </w:hyperlink>
        </w:p>
        <w:p w14:paraId="7D695C59" w14:textId="3A0F1561"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21" w:history="1">
            <w:r w:rsidRPr="00580B1F">
              <w:rPr>
                <w:rStyle w:val="Hyperlink"/>
                <w:rFonts w:asciiTheme="majorHAnsi" w:hAnsiTheme="majorHAnsi" w:cstheme="majorHAnsi"/>
                <w:noProof/>
                <w:sz w:val="28"/>
                <w:lang w:val="en-US"/>
              </w:rPr>
              <w:t>3.</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Thiết kế chức năng</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_Toc191522021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5743B9">
              <w:rPr>
                <w:rFonts w:asciiTheme="majorHAnsi" w:hAnsiTheme="majorHAnsi" w:cstheme="majorHAnsi"/>
                <w:noProof/>
                <w:webHidden/>
                <w:sz w:val="28"/>
              </w:rPr>
              <w:t>16</w:t>
            </w:r>
            <w:r w:rsidRPr="00580B1F">
              <w:rPr>
                <w:rFonts w:asciiTheme="majorHAnsi" w:hAnsiTheme="majorHAnsi" w:cstheme="majorHAnsi"/>
                <w:noProof/>
                <w:webHidden/>
                <w:sz w:val="28"/>
              </w:rPr>
              <w:fldChar w:fldCharType="end"/>
            </w:r>
          </w:hyperlink>
        </w:p>
        <w:p w14:paraId="4E08B798" w14:textId="481414BF" w:rsidR="00580B1F" w:rsidRPr="00580B1F" w:rsidRDefault="00580B1F">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22" w:history="1">
            <w:r w:rsidRPr="00580B1F">
              <w:rPr>
                <w:rStyle w:val="Hyperlink"/>
                <w:rFonts w:asciiTheme="majorHAnsi" w:hAnsiTheme="majorHAnsi" w:cstheme="majorHAnsi"/>
                <w:noProof/>
                <w:sz w:val="28"/>
                <w:lang w:val="en-US"/>
              </w:rPr>
              <w:t>3.1</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Sơ đồ tuần tự của các chức năng:</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_Toc191522022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5743B9">
              <w:rPr>
                <w:rFonts w:asciiTheme="majorHAnsi" w:hAnsiTheme="majorHAnsi" w:cstheme="majorHAnsi"/>
                <w:noProof/>
                <w:webHidden/>
                <w:sz w:val="28"/>
              </w:rPr>
              <w:t>16</w:t>
            </w:r>
            <w:r w:rsidRPr="00580B1F">
              <w:rPr>
                <w:rFonts w:asciiTheme="majorHAnsi" w:hAnsiTheme="majorHAnsi" w:cstheme="majorHAnsi"/>
                <w:noProof/>
                <w:webHidden/>
                <w:sz w:val="28"/>
              </w:rPr>
              <w:fldChar w:fldCharType="end"/>
            </w:r>
          </w:hyperlink>
        </w:p>
        <w:p w14:paraId="3F782666" w14:textId="780BA715" w:rsidR="00580B1F" w:rsidRPr="00580B1F" w:rsidRDefault="00580B1F">
          <w:pPr>
            <w:pStyle w:val="TOC1"/>
            <w:tabs>
              <w:tab w:val="right" w:leader="dot" w:pos="10245"/>
            </w:tabs>
            <w:rPr>
              <w:rFonts w:asciiTheme="majorHAnsi" w:eastAsiaTheme="minorEastAsia" w:hAnsiTheme="majorHAnsi" w:cstheme="majorHAnsi"/>
              <w:noProof/>
              <w:sz w:val="28"/>
              <w:lang w:val="en-US" w:bidi="ar-SA"/>
            </w:rPr>
          </w:pPr>
          <w:hyperlink w:anchor="_Toc191522023" w:history="1">
            <w:r w:rsidRPr="00580B1F">
              <w:rPr>
                <w:rStyle w:val="Hyperlink"/>
                <w:rFonts w:asciiTheme="majorHAnsi" w:hAnsiTheme="majorHAnsi" w:cstheme="majorHAnsi"/>
                <w:noProof/>
                <w:sz w:val="28"/>
                <w:lang w:val="en-US"/>
              </w:rPr>
              <w:t>Phần 4: Cài đặt kiểm thử</w:t>
            </w:r>
            <w:r w:rsidRPr="00580B1F">
              <w:rPr>
                <w:rFonts w:asciiTheme="majorHAnsi" w:hAnsiTheme="majorHAnsi" w:cstheme="majorHAnsi"/>
                <w:noProof/>
                <w:webHidden/>
                <w:sz w:val="28"/>
              </w:rPr>
              <w:tab/>
            </w:r>
            <w:r w:rsidR="00F2448B">
              <w:rPr>
                <w:rFonts w:asciiTheme="majorHAnsi" w:hAnsiTheme="majorHAnsi" w:cstheme="majorHAnsi"/>
                <w:noProof/>
                <w:webHidden/>
                <w:sz w:val="28"/>
                <w:lang w:val="en-US"/>
              </w:rPr>
              <w:t>20</w:t>
            </w:r>
          </w:hyperlink>
        </w:p>
        <w:p w14:paraId="7F65EB45" w14:textId="4AAB851B"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24" w:history="1">
            <w:r w:rsidRPr="00580B1F">
              <w:rPr>
                <w:rStyle w:val="Hyperlink"/>
                <w:rFonts w:asciiTheme="majorHAnsi" w:hAnsiTheme="majorHAnsi" w:cstheme="majorHAnsi"/>
                <w:noProof/>
                <w:sz w:val="28"/>
                <w:lang w:val="en-US"/>
              </w:rPr>
              <w:t>1.</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Phân tích sản phẩm:</w:t>
            </w:r>
            <w:r w:rsidRPr="00580B1F">
              <w:rPr>
                <w:rFonts w:asciiTheme="majorHAnsi" w:hAnsiTheme="majorHAnsi" w:cstheme="majorHAnsi"/>
                <w:noProof/>
                <w:webHidden/>
                <w:sz w:val="28"/>
              </w:rPr>
              <w:tab/>
            </w:r>
            <w:r w:rsidR="00F2448B">
              <w:rPr>
                <w:rFonts w:asciiTheme="majorHAnsi" w:hAnsiTheme="majorHAnsi" w:cstheme="majorHAnsi"/>
                <w:noProof/>
                <w:webHidden/>
                <w:sz w:val="28"/>
                <w:lang w:val="en-US"/>
              </w:rPr>
              <w:t>20</w:t>
            </w:r>
          </w:hyperlink>
        </w:p>
        <w:p w14:paraId="03FFBC91" w14:textId="72146E17"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25" w:history="1">
            <w:r w:rsidRPr="00580B1F">
              <w:rPr>
                <w:rStyle w:val="Hyperlink"/>
                <w:rFonts w:asciiTheme="majorHAnsi" w:hAnsiTheme="majorHAnsi" w:cstheme="majorHAnsi"/>
                <w:noProof/>
                <w:sz w:val="28"/>
                <w:lang w:val="en-US"/>
              </w:rPr>
              <w:t>2.</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Phạm vi kiểm thử</w:t>
            </w:r>
            <w:r w:rsidRPr="00580B1F">
              <w:rPr>
                <w:rFonts w:asciiTheme="majorHAnsi" w:hAnsiTheme="majorHAnsi" w:cstheme="majorHAnsi"/>
                <w:noProof/>
                <w:webHidden/>
                <w:sz w:val="28"/>
              </w:rPr>
              <w:tab/>
            </w:r>
            <w:r w:rsidR="00F2448B">
              <w:rPr>
                <w:rFonts w:asciiTheme="majorHAnsi" w:hAnsiTheme="majorHAnsi" w:cstheme="majorHAnsi"/>
                <w:noProof/>
                <w:webHidden/>
                <w:sz w:val="28"/>
                <w:lang w:val="en-US"/>
              </w:rPr>
              <w:t>20</w:t>
            </w:r>
          </w:hyperlink>
        </w:p>
        <w:p w14:paraId="04F1BBF4" w14:textId="1962120B"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26" w:history="1">
            <w:r w:rsidRPr="00580B1F">
              <w:rPr>
                <w:rStyle w:val="Hyperlink"/>
                <w:rFonts w:asciiTheme="majorHAnsi" w:hAnsiTheme="majorHAnsi" w:cstheme="majorHAnsi"/>
                <w:noProof/>
                <w:sz w:val="28"/>
                <w:lang w:val="en-US"/>
              </w:rPr>
              <w:t>3.</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Phương pháp kiểm thử:</w:t>
            </w:r>
            <w:r w:rsidRPr="00580B1F">
              <w:rPr>
                <w:rFonts w:asciiTheme="majorHAnsi" w:hAnsiTheme="majorHAnsi" w:cstheme="majorHAnsi"/>
                <w:noProof/>
                <w:webHidden/>
                <w:sz w:val="28"/>
              </w:rPr>
              <w:tab/>
            </w:r>
            <w:r w:rsidR="00F2448B">
              <w:rPr>
                <w:rFonts w:asciiTheme="majorHAnsi" w:hAnsiTheme="majorHAnsi" w:cstheme="majorHAnsi"/>
                <w:noProof/>
                <w:webHidden/>
                <w:sz w:val="28"/>
                <w:lang w:val="en-US"/>
              </w:rPr>
              <w:t>20</w:t>
            </w:r>
          </w:hyperlink>
        </w:p>
        <w:p w14:paraId="48C438BC" w14:textId="58395810"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27" w:history="1">
            <w:r w:rsidRPr="00580B1F">
              <w:rPr>
                <w:rStyle w:val="Hyperlink"/>
                <w:rFonts w:asciiTheme="majorHAnsi" w:hAnsiTheme="majorHAnsi" w:cstheme="majorHAnsi"/>
                <w:noProof/>
                <w:sz w:val="28"/>
                <w:lang w:val="en-US"/>
              </w:rPr>
              <w:t>4.</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Kết quả kiểm thử:</w:t>
            </w:r>
            <w:r w:rsidRPr="00580B1F">
              <w:rPr>
                <w:rFonts w:asciiTheme="majorHAnsi" w:hAnsiTheme="majorHAnsi" w:cstheme="majorHAnsi"/>
                <w:noProof/>
                <w:webHidden/>
                <w:sz w:val="28"/>
              </w:rPr>
              <w:tab/>
            </w:r>
            <w:r w:rsidR="00F2448B">
              <w:rPr>
                <w:rFonts w:asciiTheme="majorHAnsi" w:hAnsiTheme="majorHAnsi" w:cstheme="majorHAnsi"/>
                <w:noProof/>
                <w:webHidden/>
                <w:sz w:val="28"/>
                <w:lang w:val="en-US"/>
              </w:rPr>
              <w:t>20</w:t>
            </w:r>
          </w:hyperlink>
        </w:p>
        <w:p w14:paraId="2AC16DDF" w14:textId="75F3B43E" w:rsidR="00580B1F" w:rsidRPr="00580B1F" w:rsidRDefault="00580B1F">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28" w:history="1">
            <w:r w:rsidRPr="00580B1F">
              <w:rPr>
                <w:rStyle w:val="Hyperlink"/>
                <w:rFonts w:asciiTheme="majorHAnsi" w:hAnsiTheme="majorHAnsi" w:cstheme="majorHAnsi"/>
                <w:noProof/>
                <w:sz w:val="28"/>
                <w:lang w:val="en-US"/>
              </w:rPr>
              <w:t>4.1</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Tính năng:</w:t>
            </w:r>
            <w:r w:rsidRPr="00580B1F">
              <w:rPr>
                <w:rFonts w:asciiTheme="majorHAnsi" w:hAnsiTheme="majorHAnsi" w:cstheme="majorHAnsi"/>
                <w:noProof/>
                <w:webHidden/>
                <w:sz w:val="28"/>
              </w:rPr>
              <w:tab/>
            </w:r>
            <w:r w:rsidR="00F2448B">
              <w:rPr>
                <w:rFonts w:asciiTheme="majorHAnsi" w:hAnsiTheme="majorHAnsi" w:cstheme="majorHAnsi"/>
                <w:noProof/>
                <w:webHidden/>
                <w:sz w:val="28"/>
                <w:lang w:val="en-US"/>
              </w:rPr>
              <w:t>20</w:t>
            </w:r>
          </w:hyperlink>
        </w:p>
        <w:p w14:paraId="59A0DB3A" w14:textId="13FB9898" w:rsidR="00580B1F" w:rsidRPr="00580B1F" w:rsidRDefault="00580B1F">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29" w:history="1">
            <w:r w:rsidRPr="00580B1F">
              <w:rPr>
                <w:rStyle w:val="Hyperlink"/>
                <w:rFonts w:asciiTheme="majorHAnsi" w:hAnsiTheme="majorHAnsi" w:cstheme="majorHAnsi"/>
                <w:noProof/>
                <w:sz w:val="28"/>
                <w:lang w:val="en-US"/>
              </w:rPr>
              <w:t>4.2</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Hiệu suất:</w:t>
            </w:r>
            <w:r w:rsidRPr="00580B1F">
              <w:rPr>
                <w:rFonts w:asciiTheme="majorHAnsi" w:hAnsiTheme="majorHAnsi" w:cstheme="majorHAnsi"/>
                <w:noProof/>
                <w:webHidden/>
                <w:sz w:val="28"/>
              </w:rPr>
              <w:tab/>
            </w:r>
            <w:r w:rsidR="00F2448B">
              <w:rPr>
                <w:rFonts w:asciiTheme="majorHAnsi" w:hAnsiTheme="majorHAnsi" w:cstheme="majorHAnsi"/>
                <w:noProof/>
                <w:webHidden/>
                <w:sz w:val="28"/>
                <w:lang w:val="en-US"/>
              </w:rPr>
              <w:t>20</w:t>
            </w:r>
          </w:hyperlink>
        </w:p>
        <w:p w14:paraId="0B072A66" w14:textId="16951E0D" w:rsidR="00580B1F" w:rsidRPr="00580B1F" w:rsidRDefault="00580B1F">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30" w:history="1">
            <w:r w:rsidRPr="00580B1F">
              <w:rPr>
                <w:rStyle w:val="Hyperlink"/>
                <w:rFonts w:asciiTheme="majorHAnsi" w:hAnsiTheme="majorHAnsi" w:cstheme="majorHAnsi"/>
                <w:noProof/>
                <w:sz w:val="28"/>
                <w:lang w:val="en-US"/>
              </w:rPr>
              <w:t>4.3</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Khả năng sử dụng:</w:t>
            </w:r>
            <w:r w:rsidRPr="00580B1F">
              <w:rPr>
                <w:rFonts w:asciiTheme="majorHAnsi" w:hAnsiTheme="majorHAnsi" w:cstheme="majorHAnsi"/>
                <w:noProof/>
                <w:webHidden/>
                <w:sz w:val="28"/>
              </w:rPr>
              <w:tab/>
            </w:r>
            <w:r w:rsidR="00F2448B">
              <w:rPr>
                <w:rFonts w:asciiTheme="majorHAnsi" w:hAnsiTheme="majorHAnsi" w:cstheme="majorHAnsi"/>
                <w:noProof/>
                <w:webHidden/>
                <w:sz w:val="28"/>
                <w:lang w:val="en-US"/>
              </w:rPr>
              <w:t>20</w:t>
            </w:r>
          </w:hyperlink>
        </w:p>
        <w:p w14:paraId="2CF234DE" w14:textId="4F793B61"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31" w:history="1">
            <w:r w:rsidRPr="00580B1F">
              <w:rPr>
                <w:rStyle w:val="Hyperlink"/>
                <w:rFonts w:asciiTheme="majorHAnsi" w:hAnsiTheme="majorHAnsi" w:cstheme="majorHAnsi"/>
                <w:noProof/>
                <w:sz w:val="28"/>
                <w:lang w:val="en-US"/>
              </w:rPr>
              <w:t>5.</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Đánh giá chung:</w:t>
            </w:r>
            <w:r w:rsidRPr="00580B1F">
              <w:rPr>
                <w:rFonts w:asciiTheme="majorHAnsi" w:hAnsiTheme="majorHAnsi" w:cstheme="majorHAnsi"/>
                <w:noProof/>
                <w:webHidden/>
                <w:sz w:val="28"/>
              </w:rPr>
              <w:tab/>
            </w:r>
            <w:r w:rsidR="00F2448B">
              <w:rPr>
                <w:rFonts w:asciiTheme="majorHAnsi" w:hAnsiTheme="majorHAnsi" w:cstheme="majorHAnsi"/>
                <w:noProof/>
                <w:webHidden/>
                <w:sz w:val="28"/>
                <w:lang w:val="en-US"/>
              </w:rPr>
              <w:t>21</w:t>
            </w:r>
          </w:hyperlink>
        </w:p>
        <w:p w14:paraId="62E2E9C2" w14:textId="73FF7211"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32" w:history="1">
            <w:r w:rsidRPr="00580B1F">
              <w:rPr>
                <w:rStyle w:val="Hyperlink"/>
                <w:rFonts w:asciiTheme="majorHAnsi" w:hAnsiTheme="majorHAnsi" w:cstheme="majorHAnsi"/>
                <w:noProof/>
                <w:sz w:val="28"/>
                <w:lang w:val="en-US"/>
              </w:rPr>
              <w:t>6.</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Khuyến nghị:</w:t>
            </w:r>
            <w:r w:rsidRPr="00580B1F">
              <w:rPr>
                <w:rFonts w:asciiTheme="majorHAnsi" w:hAnsiTheme="majorHAnsi" w:cstheme="majorHAnsi"/>
                <w:noProof/>
                <w:webHidden/>
                <w:sz w:val="28"/>
              </w:rPr>
              <w:tab/>
            </w:r>
            <w:r w:rsidR="005743B9">
              <w:rPr>
                <w:rFonts w:asciiTheme="majorHAnsi" w:hAnsiTheme="majorHAnsi" w:cstheme="majorHAnsi"/>
                <w:noProof/>
                <w:webHidden/>
                <w:sz w:val="28"/>
                <w:lang w:val="en-US"/>
              </w:rPr>
              <w:t>21</w:t>
            </w:r>
          </w:hyperlink>
        </w:p>
        <w:p w14:paraId="362EB1C3" w14:textId="7788B5E1" w:rsidR="00580B1F" w:rsidRPr="00580B1F" w:rsidRDefault="00580B1F">
          <w:pPr>
            <w:pStyle w:val="TOC1"/>
            <w:tabs>
              <w:tab w:val="right" w:leader="dot" w:pos="10245"/>
            </w:tabs>
            <w:rPr>
              <w:rFonts w:asciiTheme="majorHAnsi" w:eastAsiaTheme="minorEastAsia" w:hAnsiTheme="majorHAnsi" w:cstheme="majorHAnsi"/>
              <w:noProof/>
              <w:sz w:val="28"/>
              <w:lang w:val="en-US" w:bidi="ar-SA"/>
            </w:rPr>
          </w:pPr>
          <w:hyperlink w:anchor="_Toc191522033" w:history="1">
            <w:r w:rsidRPr="00580B1F">
              <w:rPr>
                <w:rStyle w:val="Hyperlink"/>
                <w:rFonts w:asciiTheme="majorHAnsi" w:hAnsiTheme="majorHAnsi" w:cstheme="majorHAnsi"/>
                <w:noProof/>
                <w:sz w:val="28"/>
                <w:lang w:val="en-US"/>
              </w:rPr>
              <w:t>Phần 5: Kết luận và hướng mở rộng</w:t>
            </w:r>
            <w:r w:rsidRPr="00580B1F">
              <w:rPr>
                <w:rFonts w:asciiTheme="majorHAnsi" w:hAnsiTheme="majorHAnsi" w:cstheme="majorHAnsi"/>
                <w:noProof/>
                <w:webHidden/>
                <w:sz w:val="28"/>
              </w:rPr>
              <w:tab/>
            </w:r>
            <w:r w:rsidR="005743B9">
              <w:rPr>
                <w:rFonts w:asciiTheme="majorHAnsi" w:hAnsiTheme="majorHAnsi" w:cstheme="majorHAnsi"/>
                <w:noProof/>
                <w:webHidden/>
                <w:sz w:val="28"/>
                <w:lang w:val="en-US"/>
              </w:rPr>
              <w:t>21</w:t>
            </w:r>
          </w:hyperlink>
        </w:p>
        <w:p w14:paraId="38664A1A" w14:textId="3AF1C267"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34" w:history="1">
            <w:r w:rsidRPr="00580B1F">
              <w:rPr>
                <w:rStyle w:val="Hyperlink"/>
                <w:rFonts w:asciiTheme="majorHAnsi" w:hAnsiTheme="majorHAnsi" w:cstheme="majorHAnsi"/>
                <w:noProof/>
                <w:sz w:val="28"/>
                <w:lang w:val="en-US"/>
              </w:rPr>
              <w:t>1.</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Kết luận:</w:t>
            </w:r>
            <w:r w:rsidRPr="00580B1F">
              <w:rPr>
                <w:rFonts w:asciiTheme="majorHAnsi" w:hAnsiTheme="majorHAnsi" w:cstheme="majorHAnsi"/>
                <w:noProof/>
                <w:webHidden/>
                <w:sz w:val="28"/>
              </w:rPr>
              <w:tab/>
            </w:r>
            <w:r w:rsidR="005743B9">
              <w:rPr>
                <w:rFonts w:asciiTheme="majorHAnsi" w:hAnsiTheme="majorHAnsi" w:cstheme="majorHAnsi"/>
                <w:noProof/>
                <w:webHidden/>
                <w:sz w:val="28"/>
                <w:lang w:val="en-US"/>
              </w:rPr>
              <w:t>21</w:t>
            </w:r>
          </w:hyperlink>
        </w:p>
        <w:p w14:paraId="47358D21" w14:textId="281C39B6"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35" w:history="1">
            <w:r w:rsidRPr="00580B1F">
              <w:rPr>
                <w:rStyle w:val="Hyperlink"/>
                <w:rFonts w:asciiTheme="majorHAnsi" w:hAnsiTheme="majorHAnsi" w:cstheme="majorHAnsi"/>
                <w:noProof/>
                <w:sz w:val="28"/>
                <w:lang w:val="en-US"/>
              </w:rPr>
              <w:t>2.</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Hướng mở rộng:</w:t>
            </w:r>
            <w:r w:rsidRPr="00580B1F">
              <w:rPr>
                <w:rFonts w:asciiTheme="majorHAnsi" w:hAnsiTheme="majorHAnsi" w:cstheme="majorHAnsi"/>
                <w:noProof/>
                <w:webHidden/>
                <w:sz w:val="28"/>
              </w:rPr>
              <w:tab/>
            </w:r>
            <w:r w:rsidR="005743B9">
              <w:rPr>
                <w:rFonts w:asciiTheme="majorHAnsi" w:hAnsiTheme="majorHAnsi" w:cstheme="majorHAnsi"/>
                <w:noProof/>
                <w:webHidden/>
                <w:sz w:val="28"/>
                <w:lang w:val="en-US"/>
              </w:rPr>
              <w:t>21</w:t>
            </w:r>
          </w:hyperlink>
        </w:p>
        <w:p w14:paraId="6C7401FA" w14:textId="47ADF769" w:rsidR="00580B1F" w:rsidRPr="00580B1F" w:rsidRDefault="00580B1F">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36" w:history="1">
            <w:r w:rsidRPr="00580B1F">
              <w:rPr>
                <w:rStyle w:val="Hyperlink"/>
                <w:rFonts w:asciiTheme="majorHAnsi" w:hAnsiTheme="majorHAnsi" w:cstheme="majorHAnsi"/>
                <w:noProof/>
                <w:sz w:val="28"/>
                <w:lang w:val="en-US"/>
              </w:rPr>
              <w:t>2.1</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Bổ sung tính năng album:</w:t>
            </w:r>
            <w:r w:rsidRPr="00580B1F">
              <w:rPr>
                <w:rFonts w:asciiTheme="majorHAnsi" w:hAnsiTheme="majorHAnsi" w:cstheme="majorHAnsi"/>
                <w:noProof/>
                <w:webHidden/>
                <w:sz w:val="28"/>
              </w:rPr>
              <w:tab/>
            </w:r>
            <w:r w:rsidR="005743B9">
              <w:rPr>
                <w:rFonts w:asciiTheme="majorHAnsi" w:hAnsiTheme="majorHAnsi" w:cstheme="majorHAnsi"/>
                <w:noProof/>
                <w:webHidden/>
                <w:sz w:val="28"/>
                <w:lang w:val="en-US"/>
              </w:rPr>
              <w:t>21</w:t>
            </w:r>
          </w:hyperlink>
        </w:p>
        <w:p w14:paraId="397CCF9A" w14:textId="3217CB8F" w:rsidR="00580B1F" w:rsidRDefault="00580B1F" w:rsidP="005743B9">
          <w:pPr>
            <w:pStyle w:val="TOC3"/>
            <w:tabs>
              <w:tab w:val="left" w:pos="1200"/>
              <w:tab w:val="right" w:leader="dot" w:pos="10245"/>
            </w:tabs>
            <w:rPr>
              <w:noProof/>
              <w:lang w:val="en-US"/>
            </w:rPr>
          </w:pPr>
          <w:hyperlink w:anchor="_Toc191522037" w:history="1">
            <w:r w:rsidRPr="005743B9">
              <w:rPr>
                <w:rStyle w:val="Hyperlink"/>
                <w:rFonts w:asciiTheme="majorHAnsi" w:hAnsiTheme="majorHAnsi" w:cstheme="majorHAnsi"/>
                <w:noProof/>
                <w:sz w:val="28"/>
                <w:lang w:val="en-US"/>
              </w:rPr>
              <w:t>2.2</w:t>
            </w:r>
            <w:r w:rsidRPr="005743B9">
              <w:rPr>
                <w:rStyle w:val="Hyperlink"/>
                <w:rFonts w:asciiTheme="majorHAnsi" w:eastAsiaTheme="minorEastAsia" w:hAnsiTheme="majorHAnsi" w:cstheme="majorHAnsi"/>
                <w:noProof/>
                <w:sz w:val="28"/>
                <w:lang w:val="en-US" w:bidi="ar-SA"/>
              </w:rPr>
              <w:tab/>
            </w:r>
            <w:r w:rsidR="005743B9" w:rsidRPr="005743B9">
              <w:rPr>
                <w:rStyle w:val="Hyperlink"/>
                <w:rFonts w:asciiTheme="majorHAnsi" w:hAnsiTheme="majorHAnsi" w:cstheme="majorHAnsi"/>
                <w:noProof/>
                <w:sz w:val="28"/>
                <w:lang w:val="en-US"/>
              </w:rPr>
              <w:t>Bổ sung thêm các tài khoản</w:t>
            </w:r>
            <w:r w:rsidR="005743B9">
              <w:rPr>
                <w:rStyle w:val="Hyperlink"/>
                <w:rFonts w:asciiTheme="majorHAnsi" w:hAnsiTheme="majorHAnsi" w:cstheme="majorHAnsi"/>
                <w:noProof/>
                <w:sz w:val="28"/>
                <w:lang w:val="en-US"/>
              </w:rPr>
              <w:t>:</w:t>
            </w:r>
            <w:r w:rsidR="005743B9" w:rsidRPr="005743B9">
              <w:rPr>
                <w:rStyle w:val="Hyperlink"/>
                <w:rFonts w:asciiTheme="majorHAnsi" w:hAnsiTheme="majorHAnsi" w:cstheme="majorHAnsi"/>
                <w:noProof/>
                <w:webHidden/>
                <w:sz w:val="28"/>
                <w:lang w:val="en-US"/>
              </w:rPr>
              <w:tab/>
            </w:r>
            <w:r w:rsidR="005743B9">
              <w:rPr>
                <w:rStyle w:val="Hyperlink"/>
                <w:rFonts w:asciiTheme="majorHAnsi" w:hAnsiTheme="majorHAnsi" w:cstheme="majorHAnsi"/>
                <w:noProof/>
                <w:webHidden/>
                <w:sz w:val="28"/>
                <w:lang w:val="en-US"/>
              </w:rPr>
              <w:t>21</w:t>
            </w:r>
          </w:hyperlink>
        </w:p>
        <w:p w14:paraId="0FDD688D" w14:textId="7DB1F756" w:rsidR="005743B9" w:rsidRPr="005743B9" w:rsidRDefault="005743B9" w:rsidP="005743B9">
          <w:pPr>
            <w:rPr>
              <w:rFonts w:asciiTheme="majorHAnsi" w:hAnsiTheme="majorHAnsi" w:cstheme="majorHAnsi"/>
              <w:noProof/>
              <w:sz w:val="28"/>
              <w:lang w:val="en-US"/>
            </w:rPr>
          </w:pPr>
          <w:r>
            <w:rPr>
              <w:noProof/>
              <w:lang w:val="en-US"/>
            </w:rPr>
            <w:t xml:space="preserve">      </w:t>
          </w:r>
          <w:r w:rsidRPr="005743B9">
            <w:rPr>
              <w:rFonts w:asciiTheme="majorHAnsi" w:hAnsiTheme="majorHAnsi" w:cstheme="majorHAnsi"/>
              <w:noProof/>
              <w:sz w:val="28"/>
              <w:lang w:val="en-US"/>
            </w:rPr>
            <w:t xml:space="preserve"> 2.3 </w:t>
          </w:r>
          <w:r>
            <w:rPr>
              <w:rFonts w:asciiTheme="majorHAnsi" w:hAnsiTheme="majorHAnsi" w:cstheme="majorHAnsi"/>
              <w:noProof/>
              <w:sz w:val="28"/>
              <w:lang w:val="en-US"/>
            </w:rPr>
            <w:t xml:space="preserve">     </w:t>
          </w:r>
          <w:r w:rsidRPr="005743B9">
            <w:rPr>
              <w:rFonts w:asciiTheme="majorHAnsi" w:hAnsiTheme="majorHAnsi" w:cstheme="majorHAnsi"/>
              <w:noProof/>
              <w:sz w:val="28"/>
              <w:lang w:val="en-US"/>
            </w:rPr>
            <w:t>Bổ sung ảnh đại diện cho các cuốn sách</w:t>
          </w:r>
          <w:r>
            <w:rPr>
              <w:rFonts w:asciiTheme="majorHAnsi" w:hAnsiTheme="majorHAnsi" w:cstheme="majorHAnsi"/>
              <w:noProof/>
              <w:sz w:val="28"/>
              <w:lang w:val="en-US"/>
            </w:rPr>
            <w:t>: ……………………………………...21</w:t>
          </w:r>
          <w:r w:rsidRPr="005743B9">
            <w:rPr>
              <w:rFonts w:asciiTheme="majorHAnsi" w:hAnsiTheme="majorHAnsi" w:cstheme="majorHAnsi"/>
              <w:noProof/>
              <w:webHidden/>
              <w:sz w:val="28"/>
            </w:rPr>
            <w:tab/>
          </w:r>
          <w:r w:rsidRPr="005743B9">
            <w:rPr>
              <w:rFonts w:asciiTheme="majorHAnsi" w:hAnsiTheme="majorHAnsi" w:cstheme="majorHAnsi"/>
              <w:noProof/>
              <w:webHidden/>
              <w:sz w:val="28"/>
            </w:rPr>
            <w:tab/>
          </w:r>
        </w:p>
        <w:p w14:paraId="23B9D40D" w14:textId="3C00AB9C" w:rsidR="005743B9" w:rsidRPr="005743B9" w:rsidRDefault="005743B9" w:rsidP="005743B9">
          <w:pPr>
            <w:rPr>
              <w:rFonts w:asciiTheme="majorHAnsi" w:hAnsiTheme="majorHAnsi" w:cstheme="majorHAnsi"/>
              <w:noProof/>
              <w:sz w:val="28"/>
              <w:lang w:val="en-US"/>
            </w:rPr>
          </w:pPr>
        </w:p>
        <w:p w14:paraId="7EB1FD7B" w14:textId="059F0C0A" w:rsidR="00580B1F" w:rsidRDefault="00580B1F">
          <w:r w:rsidRPr="00580B1F">
            <w:rPr>
              <w:rFonts w:asciiTheme="majorHAnsi" w:hAnsiTheme="majorHAnsi" w:cstheme="majorHAnsi"/>
              <w:b/>
              <w:bCs/>
              <w:noProof/>
              <w:sz w:val="28"/>
            </w:rPr>
            <w:fldChar w:fldCharType="end"/>
          </w:r>
        </w:p>
      </w:sdtContent>
    </w:sdt>
    <w:p w14:paraId="493D3C9F" w14:textId="77777777" w:rsidR="002E3906" w:rsidRPr="00771210" w:rsidRDefault="002E3906" w:rsidP="002E3906">
      <w:pPr>
        <w:rPr>
          <w:rFonts w:asciiTheme="majorHAnsi" w:hAnsiTheme="majorHAnsi" w:cstheme="majorHAnsi"/>
          <w:b/>
          <w:bCs/>
          <w:sz w:val="40"/>
          <w:szCs w:val="40"/>
          <w:lang w:val="en-US"/>
        </w:rPr>
      </w:pPr>
    </w:p>
    <w:p w14:paraId="5AB901B1" w14:textId="77777777" w:rsidR="00E4167C" w:rsidRPr="007E750F" w:rsidRDefault="00E4167C" w:rsidP="00E4167C">
      <w:pPr>
        <w:jc w:val="center"/>
        <w:rPr>
          <w:rFonts w:asciiTheme="majorHAnsi" w:hAnsiTheme="majorHAnsi" w:cstheme="majorHAnsi"/>
          <w:sz w:val="32"/>
          <w:szCs w:val="32"/>
          <w:lang w:val="en-US"/>
        </w:rPr>
      </w:pPr>
    </w:p>
    <w:p w14:paraId="774B6898" w14:textId="77777777" w:rsidR="00210B02" w:rsidRPr="007E750F" w:rsidRDefault="00210B02" w:rsidP="00B17A23">
      <w:pPr>
        <w:rPr>
          <w:rFonts w:asciiTheme="majorHAnsi" w:hAnsiTheme="majorHAnsi" w:cstheme="majorHAnsi"/>
          <w:sz w:val="36"/>
          <w:szCs w:val="36"/>
          <w:lang w:val="en-US"/>
        </w:rPr>
      </w:pPr>
    </w:p>
    <w:p w14:paraId="39CFABA8" w14:textId="77777777" w:rsidR="00E90E0A" w:rsidRPr="007E750F" w:rsidRDefault="00E90E0A" w:rsidP="00E4167C">
      <w:pPr>
        <w:jc w:val="center"/>
        <w:rPr>
          <w:rFonts w:asciiTheme="majorHAnsi" w:hAnsiTheme="majorHAnsi" w:cstheme="majorHAnsi"/>
          <w:sz w:val="40"/>
          <w:szCs w:val="40"/>
        </w:rPr>
        <w:sectPr w:rsidR="00E90E0A" w:rsidRPr="007E750F" w:rsidSect="00FC76D4">
          <w:pgSz w:w="12240" w:h="15840"/>
          <w:pgMar w:top="1134" w:right="851" w:bottom="1134" w:left="1134" w:header="0" w:footer="0" w:gutter="0"/>
          <w:pgBorders w:offsetFrom="page">
            <w:bottom w:val="single" w:sz="4" w:space="24" w:color="D0CECE" w:themeColor="background2" w:themeShade="E6"/>
          </w:pgBorders>
          <w:pgNumType w:start="1"/>
          <w:cols w:space="720"/>
          <w:docGrid w:linePitch="299"/>
        </w:sectPr>
      </w:pPr>
    </w:p>
    <w:p w14:paraId="6396A964" w14:textId="71F9DBA2" w:rsidR="007E750F" w:rsidRPr="00FC76D4" w:rsidRDefault="007E750F" w:rsidP="00FC76D4">
      <w:pPr>
        <w:pStyle w:val="Heading1"/>
        <w:ind w:left="431" w:hanging="431"/>
        <w:rPr>
          <w:lang w:val="en-US"/>
        </w:rPr>
      </w:pPr>
      <w:bookmarkStart w:id="1" w:name="_Toc191522005"/>
      <w:r w:rsidRPr="00FC76D4">
        <w:rPr>
          <w:lang w:val="en-US"/>
        </w:rPr>
        <w:lastRenderedPageBreak/>
        <w:t>LỜI MỞ ĐẦU</w:t>
      </w:r>
      <w:bookmarkEnd w:id="1"/>
    </w:p>
    <w:p w14:paraId="25ED425D" w14:textId="77777777" w:rsidR="007E750F" w:rsidRPr="007E750F" w:rsidRDefault="007E750F" w:rsidP="00B148B7">
      <w:pPr>
        <w:spacing w:before="60" w:after="60" w:line="312" w:lineRule="auto"/>
        <w:ind w:firstLine="709"/>
        <w:jc w:val="both"/>
        <w:rPr>
          <w:rFonts w:asciiTheme="majorHAnsi" w:hAnsiTheme="majorHAnsi" w:cstheme="majorHAnsi"/>
          <w:sz w:val="28"/>
          <w:lang w:val="en-US"/>
        </w:rPr>
      </w:pPr>
      <w:r w:rsidRPr="007E750F">
        <w:rPr>
          <w:rFonts w:asciiTheme="majorHAnsi" w:hAnsiTheme="majorHAnsi" w:cstheme="majorHAnsi"/>
          <w:sz w:val="28"/>
          <w:lang w:val="en-US"/>
        </w:rPr>
        <w:t>Trong thời đại công nghệ số phát triển mạnh mẽ, việc ứng dụng công nghệ thông tin vào quản lý cá nhân và tổ chức ngày càng trở nên phổ biến. Đặc biệt, đối với những người yêu thích sách, việc quản lý và sắp xếp kho sách cá nhân một cách khoa học, tiện lợi là một nhu cầu thiết yếu. Tuy nhiên, với số lượng sách ngày càng nhiều, việc ghi nhớ thông tin về sách, theo dõi quá trình đọc, hay sắp xếp danh mục một cách thủ công có thể gây khó khăn và mất nhiều thời gian.</w:t>
      </w:r>
    </w:p>
    <w:p w14:paraId="1A17A5E1" w14:textId="77777777" w:rsidR="007E750F" w:rsidRPr="007E750F" w:rsidRDefault="007E750F" w:rsidP="00580B1F">
      <w:pPr>
        <w:spacing w:before="60" w:after="60" w:line="312" w:lineRule="auto"/>
        <w:rPr>
          <w:rFonts w:asciiTheme="majorHAnsi" w:hAnsiTheme="majorHAnsi" w:cstheme="majorHAnsi"/>
          <w:sz w:val="28"/>
          <w:lang w:val="en-US"/>
        </w:rPr>
      </w:pPr>
      <w:r w:rsidRPr="007E750F">
        <w:rPr>
          <w:rFonts w:ascii="Segoe UI Symbol" w:hAnsi="Segoe UI Symbol" w:cs="Segoe UI Symbol"/>
          <w:b/>
          <w:bCs/>
          <w:sz w:val="28"/>
          <w:lang w:val="en-US"/>
        </w:rPr>
        <w:t>❖</w:t>
      </w:r>
      <w:r w:rsidRPr="007E750F">
        <w:rPr>
          <w:rFonts w:asciiTheme="majorHAnsi" w:hAnsiTheme="majorHAnsi" w:cstheme="majorHAnsi"/>
          <w:b/>
          <w:bCs/>
          <w:sz w:val="28"/>
          <w:lang w:val="en-US"/>
        </w:rPr>
        <w:t xml:space="preserve"> </w:t>
      </w:r>
      <w:r w:rsidRPr="007E750F">
        <w:rPr>
          <w:rFonts w:asciiTheme="majorHAnsi" w:hAnsiTheme="majorHAnsi" w:cstheme="majorHAnsi"/>
          <w:sz w:val="28"/>
          <w:lang w:val="en-US"/>
        </w:rPr>
        <w:t>Lý do chọn đề tài</w:t>
      </w:r>
    </w:p>
    <w:p w14:paraId="18437624" w14:textId="77777777" w:rsidR="007E750F" w:rsidRPr="007E750F" w:rsidRDefault="007E750F" w:rsidP="00B148B7">
      <w:pPr>
        <w:spacing w:before="60" w:after="60" w:line="312" w:lineRule="auto"/>
        <w:ind w:firstLine="709"/>
        <w:jc w:val="both"/>
        <w:rPr>
          <w:rFonts w:asciiTheme="majorHAnsi" w:hAnsiTheme="majorHAnsi" w:cstheme="majorHAnsi"/>
          <w:sz w:val="28"/>
          <w:lang w:val="en-US"/>
        </w:rPr>
      </w:pPr>
      <w:r w:rsidRPr="007E750F">
        <w:rPr>
          <w:rFonts w:asciiTheme="majorHAnsi" w:hAnsiTheme="majorHAnsi" w:cstheme="majorHAnsi"/>
          <w:sz w:val="28"/>
          <w:lang w:val="en-US"/>
        </w:rPr>
        <w:t>Trong cuộc sống hiện đại, sách vẫn đóng vai trò quan trọng trong việc trau dồi tri thức và giải trí. Tuy nhiên, nhiều người gặp khó khăn trong việc quản lý kho sách cá nhân, bao gồm theo dõi số lượng sách, phân loại, ghi chú nội dung quan trọng hoặc quản lý sách đã đọc và chưa đọc. Để giải quyết vấn đề này, việc phát triển một Trang quản lý sách cá nhân là một giải pháp tối ưu, giúp người dùng có thể dễ dàng lưu trữ, tìm kiếm, phân loại và theo dõi trạng thái đọc sách một cách hiệu quả.</w:t>
      </w:r>
    </w:p>
    <w:p w14:paraId="6F180EE7" w14:textId="134A5E40" w:rsidR="007E750F" w:rsidRPr="007E750F" w:rsidRDefault="007E750F" w:rsidP="00B148B7">
      <w:pPr>
        <w:spacing w:before="60" w:after="60" w:line="312" w:lineRule="auto"/>
        <w:ind w:firstLine="851"/>
        <w:jc w:val="both"/>
        <w:rPr>
          <w:rFonts w:asciiTheme="majorHAnsi" w:hAnsiTheme="majorHAnsi" w:cstheme="majorHAnsi"/>
          <w:sz w:val="28"/>
          <w:lang w:val="en-US"/>
        </w:rPr>
      </w:pPr>
      <w:r w:rsidRPr="00FF0B75">
        <w:rPr>
          <w:rFonts w:asciiTheme="majorHAnsi" w:hAnsiTheme="majorHAnsi" w:cstheme="majorHAnsi"/>
          <w:sz w:val="28"/>
          <w:lang w:val="en-US"/>
        </w:rPr>
        <w:t>Trang web</w:t>
      </w:r>
      <w:r w:rsidRPr="007E750F">
        <w:rPr>
          <w:rFonts w:asciiTheme="majorHAnsi" w:hAnsiTheme="majorHAnsi" w:cstheme="majorHAnsi"/>
          <w:sz w:val="28"/>
          <w:lang w:val="en-US"/>
        </w:rPr>
        <w:t xml:space="preserve"> này không chỉ giúp tối ưu hóa việc quản lý sách mà còn mang lại sự tiện lợi, tiết kiệm thời gian và hỗ trợ người dùng trong việc xây dựng thói quen đọc sách khoa học. Hơn nữa, hệ thống còn có thể mở rộng để hỗ trợ các tính năng như chia sẻ đánh giá sách, đề xuất sách theo sở thích, giúp người dùng có những trải nghiệm đọc sách tốt hơn.</w:t>
      </w:r>
    </w:p>
    <w:p w14:paraId="0900AD3B" w14:textId="77777777" w:rsidR="007E750F" w:rsidRPr="007E750F" w:rsidRDefault="007E750F" w:rsidP="00FC76D4">
      <w:pPr>
        <w:spacing w:before="60" w:after="60" w:line="312" w:lineRule="auto"/>
        <w:ind w:left="3119" w:hanging="2410"/>
        <w:rPr>
          <w:rFonts w:asciiTheme="majorHAnsi" w:hAnsiTheme="majorHAnsi" w:cstheme="majorHAnsi"/>
          <w:sz w:val="28"/>
          <w:lang w:val="en-US"/>
        </w:rPr>
      </w:pPr>
      <w:r w:rsidRPr="007E750F">
        <w:rPr>
          <w:rFonts w:asciiTheme="majorHAnsi" w:hAnsiTheme="majorHAnsi" w:cstheme="majorHAnsi"/>
          <w:sz w:val="28"/>
          <w:lang w:val="en-US"/>
        </w:rPr>
        <w:t>Từ đó, chúng em quyết định xây dựng hệ thống:</w:t>
      </w:r>
      <w:r w:rsidRPr="007E750F">
        <w:rPr>
          <w:rFonts w:asciiTheme="majorHAnsi" w:hAnsiTheme="majorHAnsi" w:cstheme="majorHAnsi"/>
          <w:sz w:val="28"/>
          <w:lang w:val="en-US"/>
        </w:rPr>
        <w:br/>
      </w:r>
      <w:r w:rsidRPr="007E750F">
        <w:rPr>
          <w:rFonts w:asciiTheme="majorHAnsi" w:hAnsiTheme="majorHAnsi" w:cstheme="majorHAnsi"/>
          <w:b/>
          <w:bCs/>
          <w:sz w:val="28"/>
          <w:lang w:val="en-US"/>
        </w:rPr>
        <w:t>“Trang quản lý sách cá nhân”</w:t>
      </w:r>
    </w:p>
    <w:p w14:paraId="7B8C93AA" w14:textId="7C393784" w:rsidR="007E750F" w:rsidRPr="00FF0B75" w:rsidRDefault="007E750F" w:rsidP="00B148B7">
      <w:pPr>
        <w:spacing w:before="60" w:after="60" w:line="312" w:lineRule="auto"/>
        <w:ind w:firstLine="709"/>
        <w:jc w:val="both"/>
        <w:rPr>
          <w:rFonts w:asciiTheme="majorHAnsi" w:hAnsiTheme="majorHAnsi" w:cstheme="majorHAnsi"/>
          <w:sz w:val="28"/>
          <w:lang w:val="en-US"/>
        </w:rPr>
      </w:pPr>
      <w:r w:rsidRPr="007E750F">
        <w:rPr>
          <w:rFonts w:asciiTheme="majorHAnsi" w:hAnsiTheme="majorHAnsi" w:cstheme="majorHAnsi"/>
          <w:sz w:val="28"/>
          <w:lang w:val="en-US"/>
        </w:rPr>
        <w:t>Hy vọng rằng dự án này sẽ mang lại giá trị thiết thực cho những người yêu sách, giúp họ tổ chức và tận hưởng niềm đam mê đọc sách một cách hiệu quả nhất.</w:t>
      </w:r>
    </w:p>
    <w:p w14:paraId="3409AF30" w14:textId="5F53E7A2" w:rsidR="007E279E" w:rsidRPr="00FF0B75" w:rsidRDefault="007E279E" w:rsidP="00580B1F">
      <w:pPr>
        <w:spacing w:before="60" w:after="60" w:line="312" w:lineRule="auto"/>
        <w:rPr>
          <w:rFonts w:asciiTheme="majorHAnsi" w:hAnsiTheme="majorHAnsi" w:cstheme="majorHAnsi"/>
          <w:sz w:val="28"/>
        </w:rPr>
      </w:pPr>
      <w:r w:rsidRPr="00FF0B75">
        <w:rPr>
          <w:rFonts w:ascii="Segoe UI Symbol" w:hAnsi="Segoe UI Symbol" w:cs="Segoe UI Symbol"/>
          <w:sz w:val="28"/>
        </w:rPr>
        <w:t>❖</w:t>
      </w:r>
      <w:r w:rsidR="00771210" w:rsidRPr="00FF0B75">
        <w:rPr>
          <w:rFonts w:ascii="Segoe UI Symbol" w:hAnsi="Segoe UI Symbol" w:cs="Segoe UI Symbol"/>
          <w:sz w:val="28"/>
          <w:lang w:val="en-US"/>
        </w:rPr>
        <w:t xml:space="preserve"> </w:t>
      </w:r>
      <w:r w:rsidRPr="00FF0B75">
        <w:rPr>
          <w:rFonts w:asciiTheme="majorHAnsi" w:hAnsiTheme="majorHAnsi" w:cstheme="majorHAnsi"/>
          <w:sz w:val="28"/>
        </w:rPr>
        <w:t xml:space="preserve">Tên đề </w:t>
      </w:r>
      <w:r w:rsidR="003F5472" w:rsidRPr="00FF0B75">
        <w:rPr>
          <w:rFonts w:asciiTheme="majorHAnsi" w:hAnsiTheme="majorHAnsi" w:cstheme="majorHAnsi"/>
          <w:sz w:val="28"/>
        </w:rPr>
        <w:t>tài:</w:t>
      </w:r>
    </w:p>
    <w:p w14:paraId="0B54EE52" w14:textId="3A13C268" w:rsidR="00210B02" w:rsidRPr="00FF0B75" w:rsidRDefault="007E279E" w:rsidP="00580B1F">
      <w:pPr>
        <w:spacing w:before="60" w:after="60" w:line="312" w:lineRule="auto"/>
        <w:ind w:firstLine="720"/>
        <w:rPr>
          <w:rFonts w:asciiTheme="majorHAnsi" w:hAnsiTheme="majorHAnsi" w:cstheme="majorHAnsi"/>
          <w:sz w:val="28"/>
          <w:lang w:val="en-US"/>
        </w:rPr>
      </w:pPr>
      <w:r w:rsidRPr="00FF0B75">
        <w:rPr>
          <w:rFonts w:asciiTheme="majorHAnsi" w:hAnsiTheme="majorHAnsi" w:cstheme="majorHAnsi"/>
          <w:sz w:val="28"/>
        </w:rPr>
        <w:t xml:space="preserve">Xây dựng </w:t>
      </w:r>
      <w:r w:rsidR="006003F5" w:rsidRPr="00FF0B75">
        <w:rPr>
          <w:rFonts w:asciiTheme="majorHAnsi" w:hAnsiTheme="majorHAnsi" w:cstheme="majorHAnsi"/>
          <w:sz w:val="28"/>
          <w:lang w:val="en-US"/>
        </w:rPr>
        <w:t>Trang quản lý sách cá nhân.</w:t>
      </w:r>
    </w:p>
    <w:p w14:paraId="4B5ED9A5" w14:textId="2503515C" w:rsidR="0021507C" w:rsidRPr="00FF0B75" w:rsidRDefault="0021507C" w:rsidP="00580B1F">
      <w:pPr>
        <w:spacing w:before="60" w:after="60" w:line="312" w:lineRule="auto"/>
        <w:rPr>
          <w:rFonts w:asciiTheme="majorHAnsi" w:hAnsiTheme="majorHAnsi" w:cstheme="majorHAnsi"/>
          <w:sz w:val="28"/>
        </w:rPr>
      </w:pPr>
      <w:r w:rsidRPr="00FF0B75">
        <w:rPr>
          <w:rFonts w:ascii="Segoe UI Symbol" w:hAnsi="Segoe UI Symbol" w:cs="Segoe UI Symbol"/>
          <w:sz w:val="28"/>
        </w:rPr>
        <w:t>❖</w:t>
      </w:r>
      <w:r w:rsidRPr="00FF0B75">
        <w:rPr>
          <w:rFonts w:asciiTheme="majorHAnsi" w:hAnsiTheme="majorHAnsi" w:cstheme="majorHAnsi"/>
          <w:sz w:val="28"/>
        </w:rPr>
        <w:t xml:space="preserve"> Mục tiêu đề tài :  </w:t>
      </w:r>
    </w:p>
    <w:p w14:paraId="257B09F1" w14:textId="02747094" w:rsidR="007E750F" w:rsidRPr="00FC76D4" w:rsidRDefault="0021507C" w:rsidP="00FC76D4">
      <w:pPr>
        <w:spacing w:before="60" w:after="60" w:line="312" w:lineRule="auto"/>
        <w:ind w:firstLine="720"/>
        <w:jc w:val="both"/>
        <w:rPr>
          <w:rFonts w:asciiTheme="majorHAnsi" w:hAnsiTheme="majorHAnsi" w:cstheme="majorHAnsi"/>
          <w:sz w:val="28"/>
          <w:lang w:val="en-US"/>
        </w:rPr>
      </w:pPr>
      <w:r w:rsidRPr="00FF0B75">
        <w:rPr>
          <w:rFonts w:asciiTheme="majorHAnsi" w:hAnsiTheme="majorHAnsi" w:cstheme="majorHAnsi"/>
          <w:sz w:val="28"/>
        </w:rPr>
        <w:t xml:space="preserve">Thay thế việc ghi chép trên số sách bằng cách nhập và lưu trữ thông tin một cách nhanh chóng và chính xác trên máy tính. Đáp ứng kịp thời thông tin khi người dùng cần đến. Tránh sai sót và giảm thiểu về thời gian công việc nhằm nâng cao hiệu quả công việc quản </w:t>
      </w:r>
      <w:r w:rsidR="003F5472" w:rsidRPr="00FF0B75">
        <w:rPr>
          <w:rFonts w:asciiTheme="majorHAnsi" w:hAnsiTheme="majorHAnsi" w:cstheme="majorHAnsi"/>
          <w:sz w:val="28"/>
        </w:rPr>
        <w:t>lý.</w:t>
      </w:r>
    </w:p>
    <w:p w14:paraId="44528ED6" w14:textId="4C11BB86" w:rsidR="003E4AE5" w:rsidRPr="00FF0B75" w:rsidRDefault="003E4AE5" w:rsidP="00580B1F">
      <w:pPr>
        <w:spacing w:before="60" w:after="60" w:line="312" w:lineRule="auto"/>
        <w:rPr>
          <w:rFonts w:asciiTheme="majorHAnsi" w:hAnsiTheme="majorHAnsi" w:cstheme="majorHAnsi"/>
          <w:sz w:val="28"/>
        </w:rPr>
      </w:pPr>
      <w:r w:rsidRPr="00FF0B75">
        <w:rPr>
          <w:rFonts w:ascii="Segoe UI Symbol" w:hAnsi="Segoe UI Symbol" w:cs="Segoe UI Symbol"/>
          <w:sz w:val="28"/>
        </w:rPr>
        <w:lastRenderedPageBreak/>
        <w:t>❖</w:t>
      </w:r>
      <w:r w:rsidR="00771210" w:rsidRPr="00FF0B75">
        <w:rPr>
          <w:rFonts w:ascii="Segoe UI Symbol" w:hAnsi="Segoe UI Symbol" w:cs="Segoe UI Symbol"/>
          <w:sz w:val="28"/>
          <w:lang w:val="en-US"/>
        </w:rPr>
        <w:t xml:space="preserve"> </w:t>
      </w:r>
      <w:r w:rsidRPr="00FF0B75">
        <w:rPr>
          <w:rFonts w:asciiTheme="majorHAnsi" w:hAnsiTheme="majorHAnsi" w:cstheme="majorHAnsi"/>
          <w:sz w:val="28"/>
        </w:rPr>
        <w:t xml:space="preserve">Đối tượng và phạm vi: </w:t>
      </w:r>
    </w:p>
    <w:p w14:paraId="60E08896" w14:textId="77777777" w:rsidR="007E2E12" w:rsidRPr="00FF0B75" w:rsidRDefault="007E2E12" w:rsidP="00580B1F">
      <w:pPr>
        <w:numPr>
          <w:ilvl w:val="0"/>
          <w:numId w:val="45"/>
        </w:numPr>
        <w:spacing w:before="60" w:after="60" w:line="312" w:lineRule="auto"/>
        <w:jc w:val="both"/>
        <w:rPr>
          <w:rFonts w:asciiTheme="majorHAnsi" w:hAnsiTheme="majorHAnsi" w:cstheme="majorHAnsi"/>
          <w:sz w:val="28"/>
        </w:rPr>
      </w:pPr>
      <w:r w:rsidRPr="00FF0B75">
        <w:rPr>
          <w:rFonts w:asciiTheme="majorHAnsi" w:hAnsiTheme="majorHAnsi" w:cstheme="majorHAnsi"/>
          <w:sz w:val="28"/>
        </w:rPr>
        <w:t>Phần mềm hướng đến người dùng cá nhân có nhu cầu quản lý bộ sưu tập sách của mình.</w:t>
      </w:r>
    </w:p>
    <w:p w14:paraId="20E4C40D" w14:textId="2B437638" w:rsidR="007E2E12" w:rsidRPr="00FF0B75" w:rsidRDefault="007E2E12" w:rsidP="00580B1F">
      <w:pPr>
        <w:numPr>
          <w:ilvl w:val="0"/>
          <w:numId w:val="45"/>
        </w:numPr>
        <w:spacing w:before="60" w:after="60" w:line="312" w:lineRule="auto"/>
        <w:jc w:val="both"/>
        <w:rPr>
          <w:rFonts w:asciiTheme="majorHAnsi" w:hAnsiTheme="majorHAnsi" w:cstheme="majorHAnsi"/>
          <w:sz w:val="28"/>
        </w:rPr>
      </w:pPr>
      <w:r w:rsidRPr="00FF0B75">
        <w:rPr>
          <w:rFonts w:asciiTheme="majorHAnsi" w:hAnsiTheme="majorHAnsi" w:cstheme="majorHAnsi"/>
          <w:sz w:val="28"/>
        </w:rPr>
        <w:t>Phạm vi dự án bao gồm các chức năng: thêm sách, sửa thông tin sách, xóa sách, và tìm kiếm</w:t>
      </w:r>
      <w:r w:rsidR="00157AF1">
        <w:rPr>
          <w:rFonts w:asciiTheme="majorHAnsi" w:hAnsiTheme="majorHAnsi" w:cstheme="majorHAnsi"/>
          <w:sz w:val="28"/>
          <w:lang w:val="en-US"/>
        </w:rPr>
        <w:t>, sắp xếp</w:t>
      </w:r>
      <w:r w:rsidRPr="00FF0B75">
        <w:rPr>
          <w:rFonts w:asciiTheme="majorHAnsi" w:hAnsiTheme="majorHAnsi" w:cstheme="majorHAnsi"/>
          <w:sz w:val="28"/>
        </w:rPr>
        <w:t xml:space="preserve"> sách.</w:t>
      </w:r>
    </w:p>
    <w:p w14:paraId="761BCA12" w14:textId="77777777" w:rsidR="006A78D5" w:rsidRPr="00FF0B75" w:rsidRDefault="006A78D5" w:rsidP="003F5472">
      <w:pPr>
        <w:ind w:firstLine="720"/>
        <w:rPr>
          <w:rFonts w:asciiTheme="majorHAnsi" w:hAnsiTheme="majorHAnsi" w:cstheme="majorHAnsi"/>
          <w:sz w:val="28"/>
          <w:lang w:val="en-US"/>
        </w:rPr>
      </w:pPr>
    </w:p>
    <w:p w14:paraId="36349D20" w14:textId="77777777" w:rsidR="006A78D5" w:rsidRPr="007E750F" w:rsidRDefault="006A78D5" w:rsidP="003F5472">
      <w:pPr>
        <w:ind w:firstLine="720"/>
        <w:rPr>
          <w:rFonts w:asciiTheme="majorHAnsi" w:hAnsiTheme="majorHAnsi" w:cstheme="majorHAnsi"/>
          <w:sz w:val="32"/>
          <w:szCs w:val="32"/>
          <w:lang w:val="en-US"/>
        </w:rPr>
      </w:pPr>
    </w:p>
    <w:p w14:paraId="16AB9A85" w14:textId="77777777" w:rsidR="006A78D5" w:rsidRPr="007E750F" w:rsidRDefault="006A78D5" w:rsidP="003F5472">
      <w:pPr>
        <w:ind w:firstLine="720"/>
        <w:rPr>
          <w:rFonts w:asciiTheme="majorHAnsi" w:hAnsiTheme="majorHAnsi" w:cstheme="majorHAnsi"/>
          <w:sz w:val="32"/>
          <w:szCs w:val="32"/>
          <w:lang w:val="en-US"/>
        </w:rPr>
      </w:pPr>
    </w:p>
    <w:p w14:paraId="34BADD7E" w14:textId="77777777" w:rsidR="006A78D5" w:rsidRPr="007E750F" w:rsidRDefault="006A78D5" w:rsidP="003F5472">
      <w:pPr>
        <w:ind w:firstLine="720"/>
        <w:rPr>
          <w:rFonts w:asciiTheme="majorHAnsi" w:hAnsiTheme="majorHAnsi" w:cstheme="majorHAnsi"/>
          <w:sz w:val="32"/>
          <w:szCs w:val="32"/>
          <w:lang w:val="en-US"/>
        </w:rPr>
      </w:pPr>
    </w:p>
    <w:p w14:paraId="68510398" w14:textId="77777777" w:rsidR="006A78D5" w:rsidRPr="007E750F" w:rsidRDefault="006A78D5" w:rsidP="003F5472">
      <w:pPr>
        <w:ind w:firstLine="720"/>
        <w:rPr>
          <w:rFonts w:asciiTheme="majorHAnsi" w:hAnsiTheme="majorHAnsi" w:cstheme="majorHAnsi"/>
          <w:sz w:val="32"/>
          <w:szCs w:val="32"/>
          <w:lang w:val="en-US"/>
        </w:rPr>
      </w:pPr>
    </w:p>
    <w:p w14:paraId="3A7E66A6" w14:textId="77777777" w:rsidR="006A78D5" w:rsidRPr="007E750F" w:rsidRDefault="006A78D5" w:rsidP="003F5472">
      <w:pPr>
        <w:ind w:firstLine="720"/>
        <w:rPr>
          <w:rFonts w:asciiTheme="majorHAnsi" w:hAnsiTheme="majorHAnsi" w:cstheme="majorHAnsi"/>
          <w:sz w:val="32"/>
          <w:szCs w:val="32"/>
          <w:lang w:val="en-US"/>
        </w:rPr>
      </w:pPr>
    </w:p>
    <w:p w14:paraId="68A1941D" w14:textId="77777777" w:rsidR="006A78D5" w:rsidRPr="007E750F" w:rsidRDefault="006A78D5" w:rsidP="003F5472">
      <w:pPr>
        <w:ind w:firstLine="720"/>
        <w:rPr>
          <w:rFonts w:asciiTheme="majorHAnsi" w:hAnsiTheme="majorHAnsi" w:cstheme="majorHAnsi"/>
          <w:sz w:val="32"/>
          <w:szCs w:val="32"/>
          <w:lang w:val="en-US"/>
        </w:rPr>
      </w:pPr>
    </w:p>
    <w:p w14:paraId="5D7CB4CD" w14:textId="77777777" w:rsidR="006A78D5" w:rsidRPr="007E750F" w:rsidRDefault="006A78D5" w:rsidP="003F5472">
      <w:pPr>
        <w:ind w:firstLine="720"/>
        <w:rPr>
          <w:rFonts w:asciiTheme="majorHAnsi" w:hAnsiTheme="majorHAnsi" w:cstheme="majorHAnsi"/>
          <w:sz w:val="32"/>
          <w:szCs w:val="32"/>
          <w:lang w:val="en-US"/>
        </w:rPr>
      </w:pPr>
    </w:p>
    <w:p w14:paraId="5429E6A5" w14:textId="77777777" w:rsidR="00557824" w:rsidRPr="007E750F" w:rsidRDefault="00557824" w:rsidP="0060342C">
      <w:pPr>
        <w:ind w:firstLine="720"/>
        <w:rPr>
          <w:rFonts w:asciiTheme="majorHAnsi" w:hAnsiTheme="majorHAnsi" w:cstheme="majorHAnsi"/>
          <w:b/>
          <w:color w:val="262626" w:themeColor="text1" w:themeTint="D9"/>
          <w:sz w:val="36"/>
          <w:szCs w:val="3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ectPr w:rsidR="00557824" w:rsidRPr="007E750F" w:rsidSect="00FC76D4">
          <w:footerReference w:type="default" r:id="rId12"/>
          <w:pgSz w:w="12240" w:h="15840"/>
          <w:pgMar w:top="1134" w:right="851" w:bottom="1134" w:left="1134" w:header="227" w:footer="283" w:gutter="0"/>
          <w:pgBorders w:offsetFrom="page">
            <w:bottom w:val="single" w:sz="4" w:space="24" w:color="D0CECE" w:themeColor="background2" w:themeShade="E6"/>
          </w:pgBorders>
          <w:pgNumType w:start="1"/>
          <w:cols w:space="720"/>
          <w:docGrid w:linePitch="299"/>
        </w:sectPr>
      </w:pPr>
    </w:p>
    <w:p w14:paraId="2BB388B6" w14:textId="25C73008" w:rsidR="00F831EA" w:rsidRPr="002E3906" w:rsidRDefault="00F831EA" w:rsidP="00FC76D4">
      <w:pPr>
        <w:pStyle w:val="Heading1"/>
        <w:spacing w:line="480" w:lineRule="auto"/>
        <w:ind w:left="431" w:hanging="431"/>
      </w:pPr>
      <w:bookmarkStart w:id="2" w:name="_Toc191522006"/>
      <w:r w:rsidRPr="002E3906">
        <w:lastRenderedPageBreak/>
        <w:t>Phần 1: Giới Thiệu</w:t>
      </w:r>
      <w:bookmarkEnd w:id="2"/>
    </w:p>
    <w:p w14:paraId="205CC5F1" w14:textId="3B9DF84F" w:rsidR="006A78D5" w:rsidRPr="002E3906" w:rsidRDefault="006A78D5" w:rsidP="00AC1ABB">
      <w:pPr>
        <w:pStyle w:val="Heading2"/>
      </w:pPr>
      <w:bookmarkStart w:id="3" w:name="_Toc191522007"/>
      <w:r w:rsidRPr="002E3906">
        <w:t>Đặt vấn đề</w:t>
      </w:r>
      <w:bookmarkEnd w:id="3"/>
    </w:p>
    <w:p w14:paraId="6A73D860" w14:textId="77777777" w:rsidR="00F6102B" w:rsidRPr="00FF0B75" w:rsidRDefault="00F6102B" w:rsidP="00580B1F">
      <w:pPr>
        <w:spacing w:before="60" w:after="60" w:line="312" w:lineRule="auto"/>
        <w:ind w:firstLine="720"/>
        <w:jc w:val="both"/>
        <w:rPr>
          <w:rFonts w:asciiTheme="majorHAnsi" w:hAnsiTheme="majorHAnsi" w:cstheme="majorHAnsi"/>
          <w:sz w:val="28"/>
        </w:rPr>
      </w:pPr>
      <w:r w:rsidRPr="00FF0B75">
        <w:rPr>
          <w:rFonts w:asciiTheme="majorHAnsi" w:hAnsiTheme="majorHAnsi" w:cstheme="majorHAnsi"/>
          <w:sz w:val="28"/>
        </w:rPr>
        <w:t>Việc quản lý sách cá nhân bằng phương pháp truyền thống (ghi chép thủ công) thường gặp nhiều khó khăn, như tốn thời gian, dễ sai sót, và khó tìm kiếm. Do đó, cần có một giải pháp hiệu quả hơn để quản lý sách một cách khoa học và tiện lợi.</w:t>
      </w:r>
    </w:p>
    <w:p w14:paraId="0B136E67" w14:textId="1D5CED6B" w:rsidR="00AD700C" w:rsidRPr="007E750F" w:rsidRDefault="00AD700C" w:rsidP="002E3906">
      <w:pPr>
        <w:pStyle w:val="Heading2"/>
        <w:rPr>
          <w:lang w:val="en-US"/>
        </w:rPr>
      </w:pPr>
      <w:bookmarkStart w:id="4" w:name="_Toc191522008"/>
      <w:r w:rsidRPr="007E750F">
        <w:rPr>
          <w:lang w:val="en-US"/>
        </w:rPr>
        <w:t>Mô tả bài toán</w:t>
      </w:r>
      <w:bookmarkEnd w:id="4"/>
    </w:p>
    <w:p w14:paraId="33FCED88" w14:textId="1231C792" w:rsidR="00AD700C" w:rsidRPr="00AC1ABB" w:rsidRDefault="00AD700C" w:rsidP="00AC1ABB">
      <w:pPr>
        <w:pStyle w:val="Heading3"/>
      </w:pPr>
      <w:bookmarkStart w:id="5" w:name="_Toc191522009"/>
      <w:r w:rsidRPr="00AC1ABB">
        <w:t>Mục tiêu bài toán:</w:t>
      </w:r>
      <w:bookmarkEnd w:id="5"/>
    </w:p>
    <w:p w14:paraId="19E6B803" w14:textId="432E0AA1" w:rsidR="00F6102B" w:rsidRPr="00FF0B75" w:rsidRDefault="00F6102B" w:rsidP="00580B1F">
      <w:pPr>
        <w:spacing w:before="60" w:after="60" w:line="312" w:lineRule="auto"/>
        <w:ind w:firstLine="720"/>
        <w:jc w:val="both"/>
        <w:rPr>
          <w:rFonts w:asciiTheme="majorHAnsi" w:hAnsiTheme="majorHAnsi" w:cstheme="majorHAnsi"/>
          <w:sz w:val="28"/>
        </w:rPr>
      </w:pPr>
      <w:r w:rsidRPr="00FF0B75">
        <w:rPr>
          <w:rFonts w:asciiTheme="majorHAnsi" w:hAnsiTheme="majorHAnsi" w:cstheme="majorHAnsi"/>
          <w:sz w:val="28"/>
        </w:rPr>
        <w:t>Xây dựng một hệ thống quản lý trang sách cá nhân giúp người dùng dễ dàng thêm mới, chỉnh sửa, xóa và tìm kiếm sách.</w:t>
      </w:r>
    </w:p>
    <w:p w14:paraId="2D25623B" w14:textId="23656A6E" w:rsidR="00AD700C" w:rsidRPr="007E750F" w:rsidRDefault="00AD700C" w:rsidP="00580B1F">
      <w:pPr>
        <w:pStyle w:val="Heading3"/>
        <w:spacing w:before="60" w:after="60" w:line="312" w:lineRule="auto"/>
        <w:rPr>
          <w:lang w:val="en-US"/>
        </w:rPr>
      </w:pPr>
      <w:bookmarkStart w:id="6" w:name="_Toc191522010"/>
      <w:r w:rsidRPr="007E750F">
        <w:rPr>
          <w:lang w:val="en-US"/>
        </w:rPr>
        <w:t>Yêu cầu</w:t>
      </w:r>
      <w:r w:rsidR="00F6102B" w:rsidRPr="007E750F">
        <w:rPr>
          <w:lang w:val="en-US"/>
        </w:rPr>
        <w:t>:</w:t>
      </w:r>
      <w:bookmarkEnd w:id="6"/>
    </w:p>
    <w:p w14:paraId="17DC957E" w14:textId="3E5AC101" w:rsidR="00AD700C" w:rsidRPr="00FF0B75" w:rsidRDefault="00AD700C" w:rsidP="00580B1F">
      <w:pPr>
        <w:spacing w:before="60" w:after="60" w:line="312" w:lineRule="auto"/>
        <w:ind w:left="709"/>
        <w:rPr>
          <w:rFonts w:asciiTheme="majorHAnsi" w:hAnsiTheme="majorHAnsi" w:cstheme="majorHAnsi"/>
          <w:sz w:val="28"/>
        </w:rPr>
      </w:pPr>
      <w:r w:rsidRPr="00FF0B75">
        <w:rPr>
          <w:rFonts w:asciiTheme="majorHAnsi" w:hAnsiTheme="majorHAnsi" w:cstheme="majorHAnsi"/>
          <w:sz w:val="28"/>
        </w:rPr>
        <w:t>Hệ thống dành cho người quản lý sử dụng đảm bảo những yêu cầu sau:</w:t>
      </w:r>
    </w:p>
    <w:p w14:paraId="1DBE0593" w14:textId="77777777" w:rsidR="00AC1ABB" w:rsidRPr="00FF0B75" w:rsidRDefault="00AD700C" w:rsidP="00580B1F">
      <w:pPr>
        <w:pStyle w:val="ListParagraph"/>
        <w:numPr>
          <w:ilvl w:val="0"/>
          <w:numId w:val="55"/>
        </w:numPr>
        <w:spacing w:before="60" w:after="60" w:line="312" w:lineRule="auto"/>
        <w:contextualSpacing w:val="0"/>
        <w:rPr>
          <w:rFonts w:asciiTheme="majorHAnsi" w:hAnsiTheme="majorHAnsi" w:cstheme="majorHAnsi"/>
          <w:sz w:val="28"/>
        </w:rPr>
      </w:pPr>
      <w:r w:rsidRPr="00FF0B75">
        <w:rPr>
          <w:rFonts w:asciiTheme="majorHAnsi" w:hAnsiTheme="majorHAnsi" w:cstheme="majorHAnsi"/>
          <w:sz w:val="28"/>
        </w:rPr>
        <w:t xml:space="preserve">Quản lý </w:t>
      </w:r>
      <w:r w:rsidR="00F6102B" w:rsidRPr="00FF0B75">
        <w:rPr>
          <w:rFonts w:asciiTheme="majorHAnsi" w:hAnsiTheme="majorHAnsi" w:cstheme="majorHAnsi"/>
          <w:sz w:val="28"/>
        </w:rPr>
        <w:t>sách</w:t>
      </w:r>
    </w:p>
    <w:p w14:paraId="5512F1A6" w14:textId="77777777" w:rsidR="00AC1ABB" w:rsidRPr="00FF0B75" w:rsidRDefault="00AD700C" w:rsidP="00580B1F">
      <w:pPr>
        <w:pStyle w:val="ListParagraph"/>
        <w:numPr>
          <w:ilvl w:val="0"/>
          <w:numId w:val="55"/>
        </w:numPr>
        <w:spacing w:before="60" w:after="60" w:line="312" w:lineRule="auto"/>
        <w:contextualSpacing w:val="0"/>
        <w:rPr>
          <w:rFonts w:asciiTheme="majorHAnsi" w:hAnsiTheme="majorHAnsi" w:cstheme="majorHAnsi"/>
          <w:sz w:val="28"/>
        </w:rPr>
      </w:pPr>
      <w:r w:rsidRPr="00FF0B75">
        <w:rPr>
          <w:rFonts w:asciiTheme="majorHAnsi" w:hAnsiTheme="majorHAnsi" w:cstheme="majorHAnsi"/>
          <w:sz w:val="28"/>
        </w:rPr>
        <w:t xml:space="preserve">Có thể thao tác các chức năng: </w:t>
      </w:r>
    </w:p>
    <w:p w14:paraId="6931B466" w14:textId="77777777" w:rsidR="00AC1ABB" w:rsidRPr="00FF0B75" w:rsidRDefault="00AD700C" w:rsidP="00580B1F">
      <w:pPr>
        <w:pStyle w:val="ListParagraph"/>
        <w:numPr>
          <w:ilvl w:val="1"/>
          <w:numId w:val="55"/>
        </w:numPr>
        <w:spacing w:before="60" w:after="60" w:line="312" w:lineRule="auto"/>
        <w:contextualSpacing w:val="0"/>
        <w:rPr>
          <w:rFonts w:asciiTheme="majorHAnsi" w:hAnsiTheme="majorHAnsi" w:cstheme="majorHAnsi"/>
          <w:sz w:val="28"/>
        </w:rPr>
      </w:pPr>
      <w:r w:rsidRPr="00FF0B75">
        <w:rPr>
          <w:rFonts w:asciiTheme="majorHAnsi" w:hAnsiTheme="majorHAnsi" w:cstheme="majorHAnsi"/>
          <w:sz w:val="28"/>
        </w:rPr>
        <w:t>Thêm, xoá</w:t>
      </w:r>
      <w:r w:rsidR="00F6102B" w:rsidRPr="00FF0B75">
        <w:rPr>
          <w:rFonts w:asciiTheme="majorHAnsi" w:hAnsiTheme="majorHAnsi" w:cstheme="majorHAnsi"/>
          <w:sz w:val="28"/>
        </w:rPr>
        <w:t xml:space="preserve"> sách</w:t>
      </w:r>
    </w:p>
    <w:p w14:paraId="0E599BE7" w14:textId="687B9C8D" w:rsidR="00F6102B" w:rsidRPr="00157AF1" w:rsidRDefault="00F6102B" w:rsidP="00580B1F">
      <w:pPr>
        <w:pStyle w:val="ListParagraph"/>
        <w:numPr>
          <w:ilvl w:val="1"/>
          <w:numId w:val="55"/>
        </w:numPr>
        <w:spacing w:before="60" w:after="60" w:line="312" w:lineRule="auto"/>
        <w:contextualSpacing w:val="0"/>
        <w:rPr>
          <w:rFonts w:asciiTheme="majorHAnsi" w:hAnsiTheme="majorHAnsi" w:cstheme="majorHAnsi"/>
          <w:sz w:val="28"/>
        </w:rPr>
      </w:pPr>
      <w:r w:rsidRPr="00FF0B75">
        <w:rPr>
          <w:rFonts w:asciiTheme="majorHAnsi" w:hAnsiTheme="majorHAnsi" w:cstheme="majorHAnsi"/>
          <w:sz w:val="28"/>
        </w:rPr>
        <w:t>Xem, sửa thông tin sách</w:t>
      </w:r>
    </w:p>
    <w:p w14:paraId="67070069" w14:textId="23C26B92" w:rsidR="00157AF1" w:rsidRPr="00FF0B75" w:rsidRDefault="00157AF1" w:rsidP="00580B1F">
      <w:pPr>
        <w:pStyle w:val="ListParagraph"/>
        <w:numPr>
          <w:ilvl w:val="1"/>
          <w:numId w:val="55"/>
        </w:numPr>
        <w:spacing w:before="60" w:after="60" w:line="312" w:lineRule="auto"/>
        <w:contextualSpacing w:val="0"/>
        <w:rPr>
          <w:rFonts w:asciiTheme="majorHAnsi" w:hAnsiTheme="majorHAnsi" w:cstheme="majorHAnsi"/>
          <w:sz w:val="28"/>
        </w:rPr>
      </w:pPr>
      <w:r>
        <w:rPr>
          <w:rFonts w:asciiTheme="majorHAnsi" w:hAnsiTheme="majorHAnsi" w:cstheme="majorHAnsi"/>
          <w:sz w:val="28"/>
          <w:lang w:val="en-US"/>
        </w:rPr>
        <w:t>Tìm kiếm, sắp xếp sách</w:t>
      </w:r>
    </w:p>
    <w:p w14:paraId="203FCC7E" w14:textId="60072846" w:rsidR="005A40D9" w:rsidRPr="00FF0B75" w:rsidRDefault="005A40D9" w:rsidP="00580B1F">
      <w:pPr>
        <w:pStyle w:val="ListParagraph"/>
        <w:numPr>
          <w:ilvl w:val="0"/>
          <w:numId w:val="56"/>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rPr>
        <w:t>Lưu trữ dữ liệu vào database</w:t>
      </w:r>
      <w:r w:rsidRPr="00FF0B75">
        <w:rPr>
          <w:rFonts w:asciiTheme="majorHAnsi" w:hAnsiTheme="majorHAnsi" w:cstheme="majorHAnsi"/>
          <w:sz w:val="28"/>
          <w:lang w:val="en-US"/>
        </w:rPr>
        <w:t xml:space="preserve"> </w:t>
      </w:r>
    </w:p>
    <w:p w14:paraId="4F6D621C" w14:textId="77777777" w:rsidR="00157AF1" w:rsidRDefault="00157AF1" w:rsidP="002E3906">
      <w:pPr>
        <w:pStyle w:val="Heading1"/>
        <w:rPr>
          <w:lang w:val="en-US"/>
        </w:rPr>
      </w:pPr>
      <w:bookmarkStart w:id="7" w:name="_Toc191522012"/>
    </w:p>
    <w:p w14:paraId="6C8068F4" w14:textId="77777777" w:rsidR="007860DB" w:rsidRDefault="007860DB" w:rsidP="007860DB">
      <w:pPr>
        <w:rPr>
          <w:lang w:val="en-US"/>
        </w:rPr>
      </w:pPr>
    </w:p>
    <w:p w14:paraId="6D6D251C" w14:textId="77777777" w:rsidR="007860DB" w:rsidRDefault="007860DB" w:rsidP="007860DB">
      <w:pPr>
        <w:rPr>
          <w:lang w:val="en-US"/>
        </w:rPr>
      </w:pPr>
    </w:p>
    <w:p w14:paraId="1570A6BB" w14:textId="77777777" w:rsidR="007860DB" w:rsidRDefault="007860DB" w:rsidP="007860DB">
      <w:pPr>
        <w:rPr>
          <w:lang w:val="en-US"/>
        </w:rPr>
      </w:pPr>
    </w:p>
    <w:p w14:paraId="5D3BC5E0" w14:textId="77777777" w:rsidR="007860DB" w:rsidRDefault="007860DB" w:rsidP="007860DB">
      <w:pPr>
        <w:rPr>
          <w:lang w:val="en-US"/>
        </w:rPr>
      </w:pPr>
    </w:p>
    <w:p w14:paraId="3303C42C" w14:textId="77777777" w:rsidR="007860DB" w:rsidRDefault="007860DB" w:rsidP="007860DB">
      <w:pPr>
        <w:rPr>
          <w:lang w:val="en-US"/>
        </w:rPr>
      </w:pPr>
    </w:p>
    <w:p w14:paraId="651E87A9" w14:textId="77777777" w:rsidR="007860DB" w:rsidRPr="007860DB" w:rsidRDefault="007860DB" w:rsidP="007860DB">
      <w:pPr>
        <w:rPr>
          <w:lang w:val="en-US"/>
        </w:rPr>
      </w:pPr>
    </w:p>
    <w:p w14:paraId="34D1E9CB" w14:textId="7C046396" w:rsidR="008F09A0" w:rsidRPr="007E750F" w:rsidRDefault="008F09A0" w:rsidP="002E3906">
      <w:pPr>
        <w:pStyle w:val="Heading1"/>
        <w:rPr>
          <w:lang w:val="en-US"/>
        </w:rPr>
      </w:pPr>
      <w:r w:rsidRPr="007E750F">
        <w:rPr>
          <w:lang w:val="en-US"/>
        </w:rPr>
        <w:lastRenderedPageBreak/>
        <w:t>Phần 2: Phân tích yêu cầu</w:t>
      </w:r>
      <w:bookmarkEnd w:id="7"/>
    </w:p>
    <w:p w14:paraId="68D19D19" w14:textId="68E098B9" w:rsidR="008F09A0" w:rsidRPr="002E3906" w:rsidRDefault="008F09A0" w:rsidP="002E3906">
      <w:pPr>
        <w:pStyle w:val="Heading2"/>
      </w:pPr>
      <w:bookmarkStart w:id="8" w:name="_Toc191522013"/>
      <w:r w:rsidRPr="002E3906">
        <w:t xml:space="preserve">Mô tả </w:t>
      </w:r>
      <w:r w:rsidR="00774A61" w:rsidRPr="002E3906">
        <w:t>trang web:</w:t>
      </w:r>
      <w:bookmarkEnd w:id="8"/>
    </w:p>
    <w:p w14:paraId="0F55A2B2" w14:textId="58907AAD" w:rsidR="00774A61" w:rsidRPr="00FF0B75" w:rsidRDefault="00774A61" w:rsidP="00580B1F">
      <w:pPr>
        <w:spacing w:before="60" w:after="60" w:line="312" w:lineRule="auto"/>
        <w:ind w:firstLine="720"/>
        <w:jc w:val="both"/>
        <w:rPr>
          <w:rFonts w:asciiTheme="majorHAnsi" w:hAnsiTheme="majorHAnsi" w:cstheme="majorHAnsi"/>
          <w:sz w:val="28"/>
        </w:rPr>
      </w:pPr>
      <w:r w:rsidRPr="00FF0B75">
        <w:rPr>
          <w:rFonts w:asciiTheme="majorHAnsi" w:hAnsiTheme="majorHAnsi" w:cstheme="majorHAnsi"/>
          <w:sz w:val="28"/>
        </w:rPr>
        <w:t>Trang Quản lý Sách Cá Nhân là một trang web giúp người dùng dễ dàng quản lý và theo dõi bộ sưu tập sách của mình.</w:t>
      </w:r>
    </w:p>
    <w:p w14:paraId="3BDC2F81" w14:textId="7080BB54" w:rsidR="008F09A0" w:rsidRPr="00FF0B75" w:rsidRDefault="008F09A0" w:rsidP="00580B1F">
      <w:pPr>
        <w:spacing w:before="60" w:after="60" w:line="312" w:lineRule="auto"/>
        <w:ind w:firstLine="720"/>
        <w:rPr>
          <w:rFonts w:asciiTheme="majorHAnsi" w:hAnsiTheme="majorHAnsi" w:cstheme="majorHAnsi"/>
          <w:sz w:val="28"/>
          <w:lang w:val="en-US"/>
        </w:rPr>
      </w:pPr>
      <w:r w:rsidRPr="00FF0B75">
        <w:rPr>
          <w:rFonts w:asciiTheme="majorHAnsi" w:hAnsiTheme="majorHAnsi" w:cstheme="majorHAnsi"/>
          <w:sz w:val="28"/>
          <w:lang w:val="en-US"/>
        </w:rPr>
        <w:t>Mô tả sản phẩm:</w:t>
      </w:r>
    </w:p>
    <w:p w14:paraId="207B5C64" w14:textId="739FC603" w:rsidR="008F09A0" w:rsidRPr="00FF0B75" w:rsidRDefault="008F09A0" w:rsidP="00580B1F">
      <w:pPr>
        <w:pStyle w:val="ListParagraph"/>
        <w:numPr>
          <w:ilvl w:val="0"/>
          <w:numId w:val="58"/>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Tên sản phẩm:</w:t>
      </w:r>
    </w:p>
    <w:p w14:paraId="4AA1AC97" w14:textId="17F301D2" w:rsidR="00774A61" w:rsidRPr="00FF0B75" w:rsidRDefault="00774A61" w:rsidP="00580B1F">
      <w:pPr>
        <w:pStyle w:val="ListParagraph"/>
        <w:spacing w:before="60" w:after="60" w:line="312" w:lineRule="auto"/>
        <w:ind w:left="0"/>
        <w:contextualSpacing w:val="0"/>
        <w:rPr>
          <w:rFonts w:asciiTheme="majorHAnsi" w:hAnsiTheme="majorHAnsi" w:cstheme="majorHAnsi"/>
          <w:sz w:val="32"/>
          <w:szCs w:val="32"/>
          <w:lang w:val="en-US"/>
        </w:rPr>
      </w:pPr>
      <w:r w:rsidRPr="00FF0B75">
        <w:rPr>
          <w:rFonts w:asciiTheme="majorHAnsi" w:hAnsiTheme="majorHAnsi" w:cstheme="majorHAnsi"/>
          <w:sz w:val="28"/>
          <w:lang w:val="en-US"/>
        </w:rPr>
        <w:t xml:space="preserve">Trang </w:t>
      </w:r>
      <w:r w:rsidRPr="00FF0B75">
        <w:rPr>
          <w:rFonts w:asciiTheme="majorHAnsi" w:hAnsiTheme="majorHAnsi" w:cstheme="majorHAnsi"/>
          <w:sz w:val="28"/>
        </w:rPr>
        <w:t>Quản lý Sách Cá Nhân</w:t>
      </w:r>
    </w:p>
    <w:p w14:paraId="7D1DBC3B" w14:textId="77777777" w:rsidR="00AC1ABB" w:rsidRPr="00FF0B75" w:rsidRDefault="00F33721" w:rsidP="00580B1F">
      <w:pPr>
        <w:pStyle w:val="ListParagraph"/>
        <w:numPr>
          <w:ilvl w:val="0"/>
          <w:numId w:val="58"/>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Mục tiêu chính:</w:t>
      </w:r>
    </w:p>
    <w:p w14:paraId="424C5E25" w14:textId="77777777" w:rsidR="00AC1ABB" w:rsidRPr="00FF0B75" w:rsidRDefault="00F33721" w:rsidP="00580B1F">
      <w:pPr>
        <w:pStyle w:val="ListParagraph"/>
        <w:numPr>
          <w:ilvl w:val="1"/>
          <w:numId w:val="58"/>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 xml:space="preserve">Giúp người dùng dễ dàng quản lý </w:t>
      </w:r>
      <w:r w:rsidR="00774A61" w:rsidRPr="00FF0B75">
        <w:rPr>
          <w:rFonts w:asciiTheme="majorHAnsi" w:hAnsiTheme="majorHAnsi" w:cstheme="majorHAnsi"/>
          <w:sz w:val="28"/>
          <w:lang w:val="en-US"/>
        </w:rPr>
        <w:t>bộ sưu tập sác</w:t>
      </w:r>
      <w:r w:rsidR="00C97D8C" w:rsidRPr="00FF0B75">
        <w:rPr>
          <w:rFonts w:asciiTheme="majorHAnsi" w:hAnsiTheme="majorHAnsi" w:cstheme="majorHAnsi"/>
          <w:sz w:val="28"/>
          <w:lang w:val="en-US"/>
        </w:rPr>
        <w:t>h</w:t>
      </w:r>
      <w:r w:rsidR="00774A61" w:rsidRPr="00FF0B75">
        <w:rPr>
          <w:rFonts w:asciiTheme="majorHAnsi" w:hAnsiTheme="majorHAnsi" w:cstheme="majorHAnsi"/>
          <w:sz w:val="28"/>
          <w:lang w:val="en-US"/>
        </w:rPr>
        <w:t xml:space="preserve"> cá nhân một cách hiệu quả.</w:t>
      </w:r>
    </w:p>
    <w:p w14:paraId="510C9FE0" w14:textId="2A5CB9B0" w:rsidR="00F33721" w:rsidRPr="00FF0B75" w:rsidRDefault="00F33721" w:rsidP="00580B1F">
      <w:pPr>
        <w:pStyle w:val="ListParagraph"/>
        <w:numPr>
          <w:ilvl w:val="1"/>
          <w:numId w:val="58"/>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Tạo ra giao diện giúp người dùng có thể dễ dàng thao tác</w:t>
      </w:r>
      <w:r w:rsidR="00774A61" w:rsidRPr="00FF0B75">
        <w:rPr>
          <w:rFonts w:asciiTheme="majorHAnsi" w:hAnsiTheme="majorHAnsi" w:cstheme="majorHAnsi"/>
          <w:sz w:val="28"/>
          <w:lang w:val="en-US"/>
        </w:rPr>
        <w:t>.</w:t>
      </w:r>
    </w:p>
    <w:p w14:paraId="0E6E62C5" w14:textId="77777777" w:rsidR="00AC1ABB" w:rsidRPr="00FF0B75" w:rsidRDefault="00F33721" w:rsidP="00580B1F">
      <w:pPr>
        <w:pStyle w:val="ListParagraph"/>
        <w:numPr>
          <w:ilvl w:val="0"/>
          <w:numId w:val="58"/>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Tính năng chính:</w:t>
      </w:r>
    </w:p>
    <w:p w14:paraId="430CBCD1" w14:textId="77777777" w:rsidR="00AC1ABB" w:rsidRPr="00FF0B75" w:rsidRDefault="00774A61" w:rsidP="00580B1F">
      <w:pPr>
        <w:pStyle w:val="ListParagraph"/>
        <w:numPr>
          <w:ilvl w:val="1"/>
          <w:numId w:val="58"/>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Thêm sách mới vào thư viện.</w:t>
      </w:r>
    </w:p>
    <w:p w14:paraId="1033BF37" w14:textId="77777777" w:rsidR="00AC1ABB" w:rsidRPr="00FF0B75" w:rsidRDefault="00774A61" w:rsidP="00580B1F">
      <w:pPr>
        <w:pStyle w:val="ListParagraph"/>
        <w:numPr>
          <w:ilvl w:val="1"/>
          <w:numId w:val="58"/>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Sửa thông tin chi tiết của sách.</w:t>
      </w:r>
    </w:p>
    <w:p w14:paraId="185ACC45" w14:textId="77777777" w:rsidR="00AC1ABB" w:rsidRPr="00FF0B75" w:rsidRDefault="00774A61" w:rsidP="00580B1F">
      <w:pPr>
        <w:pStyle w:val="ListParagraph"/>
        <w:numPr>
          <w:ilvl w:val="1"/>
          <w:numId w:val="58"/>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Xóa sách khỏi thư viện.</w:t>
      </w:r>
    </w:p>
    <w:p w14:paraId="06FC3FA3" w14:textId="5957CCDB" w:rsidR="008D580F" w:rsidRDefault="00774A61" w:rsidP="00580B1F">
      <w:pPr>
        <w:pStyle w:val="ListParagraph"/>
        <w:numPr>
          <w:ilvl w:val="1"/>
          <w:numId w:val="58"/>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Xem chi tiết thông tin sách.</w:t>
      </w:r>
    </w:p>
    <w:p w14:paraId="4BB7F6C9" w14:textId="59556091" w:rsidR="007860DB" w:rsidRPr="00FF0B75" w:rsidRDefault="007860DB" w:rsidP="00580B1F">
      <w:pPr>
        <w:pStyle w:val="ListParagraph"/>
        <w:numPr>
          <w:ilvl w:val="1"/>
          <w:numId w:val="58"/>
        </w:numPr>
        <w:spacing w:before="60" w:after="60" w:line="312" w:lineRule="auto"/>
        <w:contextualSpacing w:val="0"/>
        <w:rPr>
          <w:rFonts w:asciiTheme="majorHAnsi" w:hAnsiTheme="majorHAnsi" w:cstheme="majorHAnsi"/>
          <w:sz w:val="28"/>
          <w:lang w:val="en-US"/>
        </w:rPr>
      </w:pPr>
      <w:r>
        <w:rPr>
          <w:rFonts w:asciiTheme="majorHAnsi" w:hAnsiTheme="majorHAnsi" w:cstheme="majorHAnsi"/>
          <w:sz w:val="28"/>
          <w:lang w:val="en-US"/>
        </w:rPr>
        <w:t>Tìm kiếm sách trong thư vi</w:t>
      </w:r>
    </w:p>
    <w:p w14:paraId="1EEFFF32" w14:textId="23968F5E" w:rsidR="008D580F" w:rsidRPr="007E750F" w:rsidRDefault="008D580F" w:rsidP="00AC1ABB">
      <w:pPr>
        <w:pStyle w:val="Heading2"/>
        <w:rPr>
          <w:lang w:val="en-US"/>
        </w:rPr>
      </w:pPr>
      <w:bookmarkStart w:id="9" w:name="_Toc191522014"/>
      <w:r w:rsidRPr="007E750F">
        <w:rPr>
          <w:lang w:val="en-US"/>
        </w:rPr>
        <w:t xml:space="preserve">Phân tích chức năng </w:t>
      </w:r>
      <w:r w:rsidR="00C97D8C" w:rsidRPr="007E750F">
        <w:rPr>
          <w:lang w:val="en-US"/>
        </w:rPr>
        <w:t>trang web</w:t>
      </w:r>
      <w:r w:rsidR="00774A61" w:rsidRPr="007E750F">
        <w:rPr>
          <w:lang w:val="en-US"/>
        </w:rPr>
        <w:t>:</w:t>
      </w:r>
      <w:bookmarkEnd w:id="9"/>
    </w:p>
    <w:p w14:paraId="11537C2E" w14:textId="77777777" w:rsidR="00774A61" w:rsidRPr="007E750F" w:rsidRDefault="00774A61" w:rsidP="00AC1ABB">
      <w:pPr>
        <w:pStyle w:val="Heading3"/>
        <w:rPr>
          <w:lang w:val="en-US"/>
        </w:rPr>
      </w:pPr>
      <w:bookmarkStart w:id="10" w:name="_Toc191522015"/>
      <w:r w:rsidRPr="007E750F">
        <w:rPr>
          <w:lang w:val="en-US"/>
        </w:rPr>
        <w:t>Thêm sách mới:</w:t>
      </w:r>
      <w:bookmarkEnd w:id="10"/>
    </w:p>
    <w:p w14:paraId="4D0088F6" w14:textId="77777777" w:rsidR="00FF0B75" w:rsidRPr="00FF0B75" w:rsidRDefault="00774A61"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Người dùng nhập thông tin chi tiết của sách (tiêu đề, tác giả, giá, mô tả) vào các trường tương ứng trên giao diện.</w:t>
      </w:r>
    </w:p>
    <w:p w14:paraId="399D1C5A" w14:textId="77777777" w:rsidR="00FF0B75" w:rsidRPr="00FF0B75" w:rsidRDefault="00774A61"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Phần mềm kiểm tra tính hợp lệ của dữ liệu nhập vào.</w:t>
      </w:r>
    </w:p>
    <w:p w14:paraId="6AF00941" w14:textId="77777777" w:rsidR="00FF0B75" w:rsidRPr="00FF0B75" w:rsidRDefault="00774A61"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Thông tin sách được lưu vào cơ sở dữ liệu.</w:t>
      </w:r>
    </w:p>
    <w:p w14:paraId="445CABA7" w14:textId="4168C23A" w:rsidR="00774A61" w:rsidRPr="00FF0B75" w:rsidRDefault="00774A61"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Danh sách sách hiển thị trên giao diện được cập nhật.</w:t>
      </w:r>
    </w:p>
    <w:p w14:paraId="55EFABD8" w14:textId="77777777" w:rsidR="002258C4" w:rsidRPr="007E750F" w:rsidRDefault="002258C4" w:rsidP="00580B1F">
      <w:pPr>
        <w:pStyle w:val="Heading3"/>
        <w:spacing w:before="60" w:after="60" w:line="312" w:lineRule="auto"/>
        <w:rPr>
          <w:lang w:val="en-US"/>
        </w:rPr>
      </w:pPr>
      <w:bookmarkStart w:id="11" w:name="_Toc191522016"/>
      <w:r w:rsidRPr="007E750F">
        <w:rPr>
          <w:lang w:val="en-US"/>
        </w:rPr>
        <w:t>Sửa thông tin sách:</w:t>
      </w:r>
      <w:bookmarkEnd w:id="11"/>
    </w:p>
    <w:p w14:paraId="66A053B6" w14:textId="7B984BA6" w:rsidR="002258C4" w:rsidRPr="00FF0B75" w:rsidRDefault="002258C4"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Người dùng chọn một cuốn sách từ danh sách.</w:t>
      </w:r>
    </w:p>
    <w:p w14:paraId="2FB84994" w14:textId="20DAB726" w:rsidR="002258C4" w:rsidRPr="00FF0B75" w:rsidRDefault="002258C4"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Thông tin của cuốn sách được hiển thị trong các trường chỉnh sửa.</w:t>
      </w:r>
    </w:p>
    <w:p w14:paraId="4BEB9226" w14:textId="1412B864" w:rsidR="002258C4" w:rsidRPr="00FF0B75" w:rsidRDefault="002258C4"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Người dùng chỉnh sửa thông tin và lưu lại.</w:t>
      </w:r>
    </w:p>
    <w:p w14:paraId="27529E6A" w14:textId="32D461D7" w:rsidR="002258C4" w:rsidRPr="00FF0B75" w:rsidRDefault="002258C4"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Thông tin sách trong cơ sở dữ liệu được cập nhật.</w:t>
      </w:r>
    </w:p>
    <w:p w14:paraId="5ED3D6FC" w14:textId="77777777" w:rsidR="002258C4" w:rsidRPr="00FF0B75" w:rsidRDefault="002258C4"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lastRenderedPageBreak/>
        <w:t>Danh sách sách hiển thị trên giao diện được cập nhật</w:t>
      </w:r>
    </w:p>
    <w:p w14:paraId="2E1ADCB1" w14:textId="3E354CA9" w:rsidR="002258C4" w:rsidRPr="007E750F" w:rsidRDefault="002258C4" w:rsidP="00580B1F">
      <w:pPr>
        <w:pStyle w:val="Heading3"/>
        <w:spacing w:before="60" w:after="60" w:line="312" w:lineRule="auto"/>
        <w:rPr>
          <w:lang w:val="en-US"/>
        </w:rPr>
      </w:pPr>
      <w:bookmarkStart w:id="12" w:name="_Toc191522017"/>
      <w:r w:rsidRPr="007E750F">
        <w:rPr>
          <w:lang w:val="en-US"/>
        </w:rPr>
        <w:t>Xóa sách:</w:t>
      </w:r>
      <w:bookmarkEnd w:id="12"/>
    </w:p>
    <w:p w14:paraId="5791337D" w14:textId="42E44E95" w:rsidR="002258C4" w:rsidRPr="00FF0B75" w:rsidRDefault="002258C4"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Người dùng chọn một cuốn sách từ danh sách.</w:t>
      </w:r>
    </w:p>
    <w:p w14:paraId="78711D4C" w14:textId="2536C998" w:rsidR="002258C4" w:rsidRPr="00FF0B75" w:rsidRDefault="002258C4"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Phần mềm yêu cầu xác nhận xóa từ người dùng.</w:t>
      </w:r>
    </w:p>
    <w:p w14:paraId="267DD31D" w14:textId="6BA0F179" w:rsidR="002258C4" w:rsidRPr="00FF0B75" w:rsidRDefault="002258C4"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Nếu xác nhận, cuốn sách sẽ bị xóa khỏi cơ sở dữ liệu.</w:t>
      </w:r>
    </w:p>
    <w:p w14:paraId="6B2DF38E" w14:textId="76958C3B" w:rsidR="002258C4" w:rsidRDefault="002258C4"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Danh sách sách hiển thị trên giao diện được cập nhật.</w:t>
      </w:r>
    </w:p>
    <w:p w14:paraId="2F392D4A" w14:textId="3CF1B92B" w:rsidR="007860DB" w:rsidRPr="007860DB" w:rsidRDefault="007860DB" w:rsidP="007860DB">
      <w:pPr>
        <w:numPr>
          <w:ilvl w:val="0"/>
          <w:numId w:val="53"/>
        </w:numPr>
        <w:tabs>
          <w:tab w:val="num" w:pos="360"/>
        </w:tabs>
        <w:spacing w:before="60" w:after="60" w:line="312" w:lineRule="auto"/>
        <w:ind w:left="993" w:hanging="993"/>
        <w:rPr>
          <w:rFonts w:asciiTheme="majorHAnsi" w:hAnsiTheme="majorHAnsi" w:cstheme="majorHAnsi"/>
          <w:sz w:val="28"/>
          <w:lang w:val="en-US"/>
        </w:rPr>
      </w:pPr>
      <w:r w:rsidRPr="007860DB">
        <w:rPr>
          <w:rFonts w:asciiTheme="majorHAnsi" w:hAnsiTheme="majorHAnsi" w:cstheme="majorHAnsi"/>
          <w:sz w:val="28"/>
          <w:lang w:val="en-US"/>
        </w:rPr>
        <w:t>2</w:t>
      </w:r>
      <w:r>
        <w:rPr>
          <w:rFonts w:asciiTheme="majorHAnsi" w:hAnsiTheme="majorHAnsi" w:cstheme="majorHAnsi"/>
          <w:sz w:val="28"/>
          <w:lang w:val="en-US"/>
        </w:rPr>
        <w:t xml:space="preserve">.4   </w:t>
      </w:r>
      <w:r w:rsidRPr="007860DB">
        <w:rPr>
          <w:rFonts w:asciiTheme="majorHAnsi" w:hAnsiTheme="majorHAnsi" w:cstheme="majorHAnsi"/>
          <w:sz w:val="28"/>
          <w:lang w:val="en-US"/>
        </w:rPr>
        <w:t xml:space="preserve"> Xem chi tiết sách:</w:t>
      </w:r>
    </w:p>
    <w:p w14:paraId="3F8B484C" w14:textId="77777777" w:rsidR="007860DB" w:rsidRPr="007860DB" w:rsidRDefault="007860DB" w:rsidP="007860DB">
      <w:pPr>
        <w:numPr>
          <w:ilvl w:val="0"/>
          <w:numId w:val="70"/>
        </w:numPr>
        <w:spacing w:before="60" w:after="60" w:line="312" w:lineRule="auto"/>
        <w:rPr>
          <w:rFonts w:asciiTheme="majorHAnsi" w:hAnsiTheme="majorHAnsi" w:cstheme="majorHAnsi"/>
          <w:sz w:val="28"/>
          <w:lang w:val="en-US"/>
        </w:rPr>
      </w:pPr>
      <w:r w:rsidRPr="007860DB">
        <w:rPr>
          <w:rFonts w:asciiTheme="majorHAnsi" w:hAnsiTheme="majorHAnsi" w:cstheme="majorHAnsi"/>
          <w:sz w:val="28"/>
          <w:lang w:val="en-US"/>
        </w:rPr>
        <w:t>Người dùng chọn một cuốn sách từ danh sách.</w:t>
      </w:r>
    </w:p>
    <w:p w14:paraId="5D617256" w14:textId="77777777" w:rsidR="007860DB" w:rsidRPr="007860DB" w:rsidRDefault="007860DB" w:rsidP="007860DB">
      <w:pPr>
        <w:numPr>
          <w:ilvl w:val="0"/>
          <w:numId w:val="70"/>
        </w:numPr>
        <w:spacing w:before="60" w:after="60" w:line="312" w:lineRule="auto"/>
        <w:rPr>
          <w:rFonts w:asciiTheme="majorHAnsi" w:hAnsiTheme="majorHAnsi" w:cstheme="majorHAnsi"/>
          <w:sz w:val="28"/>
          <w:lang w:val="en-US"/>
        </w:rPr>
      </w:pPr>
      <w:r w:rsidRPr="007860DB">
        <w:rPr>
          <w:rFonts w:asciiTheme="majorHAnsi" w:hAnsiTheme="majorHAnsi" w:cstheme="majorHAnsi"/>
          <w:sz w:val="28"/>
          <w:lang w:val="en-US"/>
        </w:rPr>
        <w:t>Phần mềm lấy thông tin chi tiết của cuốn sách từ cơ sở dữ liệu.</w:t>
      </w:r>
    </w:p>
    <w:p w14:paraId="7E6C2834" w14:textId="50C735B1" w:rsidR="007860DB" w:rsidRPr="007860DB" w:rsidRDefault="007860DB" w:rsidP="007860DB">
      <w:pPr>
        <w:numPr>
          <w:ilvl w:val="0"/>
          <w:numId w:val="70"/>
        </w:numPr>
        <w:spacing w:before="60" w:after="60" w:line="312" w:lineRule="auto"/>
        <w:rPr>
          <w:rFonts w:asciiTheme="majorHAnsi" w:hAnsiTheme="majorHAnsi" w:cstheme="majorHAnsi"/>
          <w:sz w:val="28"/>
          <w:lang w:val="en-US"/>
        </w:rPr>
      </w:pPr>
      <w:r w:rsidRPr="007860DB">
        <w:rPr>
          <w:rFonts w:asciiTheme="majorHAnsi" w:hAnsiTheme="majorHAnsi" w:cstheme="majorHAnsi"/>
          <w:sz w:val="28"/>
          <w:lang w:val="en-US"/>
        </w:rPr>
        <w:t>Hiển thị thông tin sách đầy đủ trên giao diện (bao gồm tiêu đề, tác giả, mô tả, v.v.).</w:t>
      </w:r>
    </w:p>
    <w:p w14:paraId="164F405D" w14:textId="77777777" w:rsidR="007860DB" w:rsidRPr="007860DB" w:rsidRDefault="007860DB" w:rsidP="007860DB">
      <w:pPr>
        <w:numPr>
          <w:ilvl w:val="0"/>
          <w:numId w:val="70"/>
        </w:numPr>
        <w:spacing w:before="60" w:after="60" w:line="312" w:lineRule="auto"/>
        <w:rPr>
          <w:rFonts w:asciiTheme="majorHAnsi" w:hAnsiTheme="majorHAnsi" w:cstheme="majorHAnsi"/>
          <w:sz w:val="28"/>
          <w:lang w:val="en-US"/>
        </w:rPr>
      </w:pPr>
      <w:r w:rsidRPr="007860DB">
        <w:rPr>
          <w:rFonts w:asciiTheme="majorHAnsi" w:hAnsiTheme="majorHAnsi" w:cstheme="majorHAnsi"/>
          <w:sz w:val="28"/>
          <w:lang w:val="en-US"/>
        </w:rPr>
        <w:t>Người dùng có thể quay lại danh sách hoặc thực hiện các thao tác khác.</w:t>
      </w:r>
    </w:p>
    <w:p w14:paraId="7964F1CB" w14:textId="296082E5" w:rsidR="007860DB" w:rsidRPr="007860DB" w:rsidRDefault="007860DB" w:rsidP="007860DB">
      <w:pPr>
        <w:numPr>
          <w:ilvl w:val="0"/>
          <w:numId w:val="53"/>
        </w:numPr>
        <w:tabs>
          <w:tab w:val="num" w:pos="360"/>
        </w:tabs>
        <w:spacing w:before="60" w:after="60" w:line="312" w:lineRule="auto"/>
        <w:rPr>
          <w:rFonts w:asciiTheme="majorHAnsi" w:hAnsiTheme="majorHAnsi" w:cstheme="majorHAnsi"/>
          <w:sz w:val="28"/>
          <w:lang w:val="en-US"/>
        </w:rPr>
      </w:pPr>
      <w:r w:rsidRPr="007860DB">
        <w:rPr>
          <w:rFonts w:asciiTheme="majorHAnsi" w:hAnsiTheme="majorHAnsi" w:cstheme="majorHAnsi"/>
          <w:sz w:val="28"/>
          <w:lang w:val="en-US"/>
        </w:rPr>
        <w:t xml:space="preserve">2.5 </w:t>
      </w:r>
      <w:r>
        <w:rPr>
          <w:rFonts w:asciiTheme="majorHAnsi" w:hAnsiTheme="majorHAnsi" w:cstheme="majorHAnsi"/>
          <w:sz w:val="28"/>
          <w:lang w:val="en-US"/>
        </w:rPr>
        <w:t xml:space="preserve">   </w:t>
      </w:r>
      <w:r w:rsidRPr="007860DB">
        <w:rPr>
          <w:rFonts w:asciiTheme="majorHAnsi" w:hAnsiTheme="majorHAnsi" w:cstheme="majorHAnsi"/>
          <w:sz w:val="28"/>
          <w:lang w:val="en-US"/>
        </w:rPr>
        <w:t>Tìm kiếm sách:</w:t>
      </w:r>
    </w:p>
    <w:p w14:paraId="309CF9EC" w14:textId="056398E7" w:rsidR="007860DB" w:rsidRPr="007860DB" w:rsidRDefault="007860DB" w:rsidP="007860DB">
      <w:pPr>
        <w:numPr>
          <w:ilvl w:val="0"/>
          <w:numId w:val="71"/>
        </w:numPr>
        <w:spacing w:before="60" w:after="60" w:line="312" w:lineRule="auto"/>
        <w:rPr>
          <w:rFonts w:asciiTheme="majorHAnsi" w:hAnsiTheme="majorHAnsi" w:cstheme="majorHAnsi"/>
          <w:sz w:val="28"/>
          <w:lang w:val="en-US"/>
        </w:rPr>
      </w:pPr>
      <w:r w:rsidRPr="007860DB">
        <w:rPr>
          <w:rFonts w:asciiTheme="majorHAnsi" w:hAnsiTheme="majorHAnsi" w:cstheme="majorHAnsi"/>
          <w:sz w:val="28"/>
          <w:lang w:val="en-US"/>
        </w:rPr>
        <w:t>Người dùng nhập từ khóa tìm kiếm (có thể theo tiêu đề, tác giả, v.v.).</w:t>
      </w:r>
    </w:p>
    <w:p w14:paraId="112CB245" w14:textId="77777777" w:rsidR="007860DB" w:rsidRPr="007860DB" w:rsidRDefault="007860DB" w:rsidP="007860DB">
      <w:pPr>
        <w:numPr>
          <w:ilvl w:val="0"/>
          <w:numId w:val="71"/>
        </w:numPr>
        <w:spacing w:before="60" w:after="60" w:line="312" w:lineRule="auto"/>
        <w:rPr>
          <w:rFonts w:asciiTheme="majorHAnsi" w:hAnsiTheme="majorHAnsi" w:cstheme="majorHAnsi"/>
          <w:sz w:val="28"/>
          <w:lang w:val="en-US"/>
        </w:rPr>
      </w:pPr>
      <w:r w:rsidRPr="007860DB">
        <w:rPr>
          <w:rFonts w:asciiTheme="majorHAnsi" w:hAnsiTheme="majorHAnsi" w:cstheme="majorHAnsi"/>
          <w:sz w:val="28"/>
          <w:lang w:val="en-US"/>
        </w:rPr>
        <w:t>Phần mềm truy vấn cơ sở dữ liệu để tìm các sách phù hợp.</w:t>
      </w:r>
    </w:p>
    <w:p w14:paraId="7ABFCB3E" w14:textId="77777777" w:rsidR="007860DB" w:rsidRPr="007860DB" w:rsidRDefault="007860DB" w:rsidP="007860DB">
      <w:pPr>
        <w:numPr>
          <w:ilvl w:val="0"/>
          <w:numId w:val="71"/>
        </w:numPr>
        <w:spacing w:before="60" w:after="60" w:line="312" w:lineRule="auto"/>
        <w:rPr>
          <w:rFonts w:asciiTheme="majorHAnsi" w:hAnsiTheme="majorHAnsi" w:cstheme="majorHAnsi"/>
          <w:sz w:val="28"/>
          <w:lang w:val="en-US"/>
        </w:rPr>
      </w:pPr>
      <w:r w:rsidRPr="007860DB">
        <w:rPr>
          <w:rFonts w:asciiTheme="majorHAnsi" w:hAnsiTheme="majorHAnsi" w:cstheme="majorHAnsi"/>
          <w:sz w:val="28"/>
          <w:lang w:val="en-US"/>
        </w:rPr>
        <w:t>Danh sách kết quả tìm kiếm được hiển thị trên giao diện.</w:t>
      </w:r>
    </w:p>
    <w:p w14:paraId="2AE502FC" w14:textId="77777777" w:rsidR="007860DB" w:rsidRPr="007860DB" w:rsidRDefault="007860DB" w:rsidP="007860DB">
      <w:pPr>
        <w:numPr>
          <w:ilvl w:val="0"/>
          <w:numId w:val="71"/>
        </w:numPr>
        <w:spacing w:before="60" w:after="60" w:line="312" w:lineRule="auto"/>
        <w:rPr>
          <w:rFonts w:asciiTheme="majorHAnsi" w:hAnsiTheme="majorHAnsi" w:cstheme="majorHAnsi"/>
          <w:sz w:val="28"/>
          <w:lang w:val="en-US"/>
        </w:rPr>
      </w:pPr>
      <w:r w:rsidRPr="007860DB">
        <w:rPr>
          <w:rFonts w:asciiTheme="majorHAnsi" w:hAnsiTheme="majorHAnsi" w:cstheme="majorHAnsi"/>
          <w:sz w:val="28"/>
          <w:lang w:val="en-US"/>
        </w:rPr>
        <w:t>Người dùng có thể chọn một cuốn sách từ danh sách kết quả để xem chi tiết.</w:t>
      </w:r>
    </w:p>
    <w:p w14:paraId="2EB041F5" w14:textId="00086703" w:rsidR="007860DB" w:rsidRPr="007860DB" w:rsidRDefault="007860DB" w:rsidP="007860DB">
      <w:pPr>
        <w:numPr>
          <w:ilvl w:val="0"/>
          <w:numId w:val="53"/>
        </w:numPr>
        <w:tabs>
          <w:tab w:val="num" w:pos="360"/>
        </w:tabs>
        <w:spacing w:before="60" w:after="60" w:line="312" w:lineRule="auto"/>
        <w:rPr>
          <w:rFonts w:asciiTheme="majorHAnsi" w:hAnsiTheme="majorHAnsi" w:cstheme="majorHAnsi"/>
          <w:sz w:val="28"/>
          <w:lang w:val="en-US"/>
        </w:rPr>
      </w:pPr>
      <w:r w:rsidRPr="007860DB">
        <w:rPr>
          <w:rFonts w:asciiTheme="majorHAnsi" w:hAnsiTheme="majorHAnsi" w:cstheme="majorHAnsi"/>
          <w:sz w:val="28"/>
          <w:lang w:val="en-US"/>
        </w:rPr>
        <w:t xml:space="preserve">2.6 </w:t>
      </w:r>
      <w:r>
        <w:rPr>
          <w:rFonts w:asciiTheme="majorHAnsi" w:hAnsiTheme="majorHAnsi" w:cstheme="majorHAnsi"/>
          <w:sz w:val="28"/>
          <w:lang w:val="en-US"/>
        </w:rPr>
        <w:t xml:space="preserve">   </w:t>
      </w:r>
      <w:r w:rsidRPr="007860DB">
        <w:rPr>
          <w:rFonts w:asciiTheme="majorHAnsi" w:hAnsiTheme="majorHAnsi" w:cstheme="majorHAnsi"/>
          <w:sz w:val="28"/>
          <w:lang w:val="en-US"/>
        </w:rPr>
        <w:t>Sắp xếp sách:</w:t>
      </w:r>
    </w:p>
    <w:p w14:paraId="3ADF27A0" w14:textId="5CE50AFF" w:rsidR="007860DB" w:rsidRPr="007860DB" w:rsidRDefault="007860DB" w:rsidP="007860DB">
      <w:pPr>
        <w:numPr>
          <w:ilvl w:val="0"/>
          <w:numId w:val="72"/>
        </w:numPr>
        <w:spacing w:before="60" w:after="60" w:line="312" w:lineRule="auto"/>
        <w:rPr>
          <w:rFonts w:asciiTheme="majorHAnsi" w:hAnsiTheme="majorHAnsi" w:cstheme="majorHAnsi"/>
          <w:sz w:val="28"/>
          <w:lang w:val="en-US"/>
        </w:rPr>
      </w:pPr>
      <w:r w:rsidRPr="007860DB">
        <w:rPr>
          <w:rFonts w:asciiTheme="majorHAnsi" w:hAnsiTheme="majorHAnsi" w:cstheme="majorHAnsi"/>
          <w:sz w:val="28"/>
          <w:lang w:val="en-US"/>
        </w:rPr>
        <w:t>Người dùng chọn tiêu chí sắp xếp (tiêu đề, tác giả, v.v.).</w:t>
      </w:r>
    </w:p>
    <w:p w14:paraId="1DFFF3E1" w14:textId="77777777" w:rsidR="007860DB" w:rsidRPr="007860DB" w:rsidRDefault="007860DB" w:rsidP="007860DB">
      <w:pPr>
        <w:numPr>
          <w:ilvl w:val="0"/>
          <w:numId w:val="72"/>
        </w:numPr>
        <w:spacing w:before="60" w:after="60" w:line="312" w:lineRule="auto"/>
        <w:rPr>
          <w:rFonts w:asciiTheme="majorHAnsi" w:hAnsiTheme="majorHAnsi" w:cstheme="majorHAnsi"/>
          <w:sz w:val="28"/>
          <w:lang w:val="en-US"/>
        </w:rPr>
      </w:pPr>
      <w:r w:rsidRPr="007860DB">
        <w:rPr>
          <w:rFonts w:asciiTheme="majorHAnsi" w:hAnsiTheme="majorHAnsi" w:cstheme="majorHAnsi"/>
          <w:sz w:val="28"/>
          <w:lang w:val="en-US"/>
        </w:rPr>
        <w:t>Phần mềm sắp xếp danh sách sách theo tiêu chí đã chọn.</w:t>
      </w:r>
    </w:p>
    <w:p w14:paraId="7F3BAE8A" w14:textId="77777777" w:rsidR="007860DB" w:rsidRPr="007860DB" w:rsidRDefault="007860DB" w:rsidP="007860DB">
      <w:pPr>
        <w:numPr>
          <w:ilvl w:val="0"/>
          <w:numId w:val="72"/>
        </w:numPr>
        <w:spacing w:before="60" w:after="60" w:line="312" w:lineRule="auto"/>
        <w:rPr>
          <w:rFonts w:asciiTheme="majorHAnsi" w:hAnsiTheme="majorHAnsi" w:cstheme="majorHAnsi"/>
          <w:sz w:val="28"/>
          <w:lang w:val="en-US"/>
        </w:rPr>
      </w:pPr>
      <w:r w:rsidRPr="007860DB">
        <w:rPr>
          <w:rFonts w:asciiTheme="majorHAnsi" w:hAnsiTheme="majorHAnsi" w:cstheme="majorHAnsi"/>
          <w:sz w:val="28"/>
          <w:lang w:val="en-US"/>
        </w:rPr>
        <w:t>Danh sách sách được cập nhật trên giao diện theo thứ tự sắp xếp mới.</w:t>
      </w:r>
    </w:p>
    <w:p w14:paraId="0C414796" w14:textId="77777777" w:rsidR="007860DB" w:rsidRPr="007860DB" w:rsidRDefault="007860DB" w:rsidP="007860DB">
      <w:pPr>
        <w:spacing w:before="60" w:after="60" w:line="312" w:lineRule="auto"/>
        <w:ind w:left="360"/>
        <w:rPr>
          <w:rFonts w:asciiTheme="majorHAnsi" w:hAnsiTheme="majorHAnsi" w:cstheme="majorHAnsi"/>
          <w:sz w:val="28"/>
          <w:lang w:val="en-US"/>
        </w:rPr>
      </w:pPr>
    </w:p>
    <w:p w14:paraId="3F61D53B" w14:textId="154E315D" w:rsidR="00462502" w:rsidRPr="007E750F" w:rsidRDefault="005F0C60" w:rsidP="00AC1ABB">
      <w:pPr>
        <w:pStyle w:val="Heading1"/>
        <w:rPr>
          <w:lang w:val="en-US"/>
        </w:rPr>
      </w:pPr>
      <w:bookmarkStart w:id="13" w:name="_Toc191522018"/>
      <w:r w:rsidRPr="007E750F">
        <w:rPr>
          <w:lang w:val="en-US"/>
        </w:rPr>
        <w:lastRenderedPageBreak/>
        <w:t>Phần 3: Thiết kế</w:t>
      </w:r>
      <w:bookmarkEnd w:id="13"/>
    </w:p>
    <w:p w14:paraId="45948B37" w14:textId="47C7D560" w:rsidR="005F0C60" w:rsidRPr="007E750F" w:rsidRDefault="005F0C60" w:rsidP="00FF0B75">
      <w:pPr>
        <w:pStyle w:val="Heading2"/>
        <w:rPr>
          <w:lang w:val="en-US"/>
        </w:rPr>
      </w:pPr>
      <w:bookmarkStart w:id="14" w:name="_Toc191522019"/>
      <w:r w:rsidRPr="007E750F">
        <w:rPr>
          <w:lang w:val="en-US"/>
        </w:rPr>
        <w:t>Tổng quan</w:t>
      </w:r>
      <w:bookmarkEnd w:id="14"/>
    </w:p>
    <w:p w14:paraId="067FFD52" w14:textId="41284070" w:rsidR="005F0C60" w:rsidRPr="00580B1F" w:rsidRDefault="00FF0B75" w:rsidP="00580B1F">
      <w:pPr>
        <w:rPr>
          <w:rFonts w:asciiTheme="majorHAnsi" w:hAnsiTheme="majorHAnsi" w:cstheme="majorHAnsi"/>
          <w:sz w:val="28"/>
          <w:szCs w:val="36"/>
          <w:lang w:val="en-US"/>
        </w:rPr>
      </w:pPr>
      <w:r w:rsidRPr="00580B1F">
        <w:rPr>
          <w:rFonts w:asciiTheme="majorHAnsi" w:hAnsiTheme="majorHAnsi" w:cstheme="majorHAnsi"/>
          <w:noProof/>
          <w:sz w:val="44"/>
          <w:szCs w:val="44"/>
          <w:lang w:val="en-US"/>
        </w:rPr>
        <w:drawing>
          <wp:anchor distT="0" distB="0" distL="114300" distR="114300" simplePos="0" relativeHeight="251724288" behindDoc="0" locked="0" layoutInCell="1" allowOverlap="1" wp14:anchorId="1942A399" wp14:editId="47634A91">
            <wp:simplePos x="0" y="0"/>
            <wp:positionH relativeFrom="margin">
              <wp:posOffset>308610</wp:posOffset>
            </wp:positionH>
            <wp:positionV relativeFrom="paragraph">
              <wp:posOffset>530225</wp:posOffset>
            </wp:positionV>
            <wp:extent cx="5674360" cy="2051685"/>
            <wp:effectExtent l="0" t="0" r="2540" b="5715"/>
            <wp:wrapTopAndBottom/>
            <wp:docPr id="18903769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76911"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674360" cy="2051685"/>
                    </a:xfrm>
                    <a:prstGeom prst="rect">
                      <a:avLst/>
                    </a:prstGeom>
                  </pic:spPr>
                </pic:pic>
              </a:graphicData>
            </a:graphic>
          </wp:anchor>
        </w:drawing>
      </w:r>
      <w:r w:rsidR="005F0C60" w:rsidRPr="00580B1F">
        <w:rPr>
          <w:rFonts w:asciiTheme="majorHAnsi" w:hAnsiTheme="majorHAnsi" w:cstheme="majorHAnsi"/>
          <w:sz w:val="28"/>
          <w:szCs w:val="36"/>
          <w:lang w:val="en-US"/>
        </w:rPr>
        <w:t>Sơ đồ UML:</w:t>
      </w:r>
    </w:p>
    <w:p w14:paraId="506B18F5" w14:textId="2E56CD01" w:rsidR="005F0C60" w:rsidRPr="007E750F" w:rsidRDefault="005F0C60" w:rsidP="005F0C60">
      <w:pPr>
        <w:rPr>
          <w:rFonts w:asciiTheme="majorHAnsi" w:hAnsiTheme="majorHAnsi" w:cstheme="majorHAnsi"/>
          <w:sz w:val="36"/>
          <w:szCs w:val="36"/>
          <w:lang w:val="en-US"/>
        </w:rPr>
      </w:pPr>
    </w:p>
    <w:p w14:paraId="6BE387DF" w14:textId="17754DEB" w:rsidR="005F0C60" w:rsidRPr="007E750F" w:rsidRDefault="005F0C60" w:rsidP="00EE4D9C">
      <w:pPr>
        <w:pStyle w:val="Heading2"/>
        <w:rPr>
          <w:lang w:val="en-US"/>
        </w:rPr>
      </w:pPr>
      <w:bookmarkStart w:id="15" w:name="_Toc191522020"/>
      <w:r w:rsidRPr="007E750F">
        <w:rPr>
          <w:lang w:val="en-US"/>
        </w:rPr>
        <w:t>Thiết kế giao diện:</w:t>
      </w:r>
      <w:bookmarkEnd w:id="15"/>
      <w:r w:rsidRPr="007E750F">
        <w:rPr>
          <w:lang w:val="en-US"/>
        </w:rPr>
        <w:t xml:space="preserve"> </w:t>
      </w:r>
    </w:p>
    <w:p w14:paraId="3C11713C" w14:textId="50884C88" w:rsidR="005F0C60" w:rsidRPr="00FF0B75" w:rsidRDefault="005F0C60" w:rsidP="00FC76D4">
      <w:pPr>
        <w:spacing w:before="60" w:after="60" w:line="312" w:lineRule="auto"/>
        <w:ind w:firstLine="720"/>
        <w:jc w:val="both"/>
        <w:rPr>
          <w:rFonts w:asciiTheme="majorHAnsi" w:hAnsiTheme="majorHAnsi" w:cstheme="majorHAnsi"/>
          <w:sz w:val="28"/>
          <w:lang w:val="en-US"/>
        </w:rPr>
      </w:pPr>
      <w:r w:rsidRPr="00FF0B75">
        <w:rPr>
          <w:rFonts w:asciiTheme="majorHAnsi" w:hAnsiTheme="majorHAnsi" w:cstheme="majorHAnsi"/>
          <w:sz w:val="28"/>
          <w:lang w:val="en-US"/>
        </w:rPr>
        <w:t>Một phần mềm hiệu quả luôn đi kèm với đó là thiết kế giao diện phải được tối ưu</w:t>
      </w:r>
      <w:r w:rsidR="009F07EA" w:rsidRPr="00FF0B75">
        <w:rPr>
          <w:rFonts w:asciiTheme="majorHAnsi" w:hAnsiTheme="majorHAnsi" w:cstheme="majorHAnsi"/>
          <w:sz w:val="28"/>
          <w:lang w:val="en-US"/>
        </w:rPr>
        <w:t xml:space="preserve">, tuỳ vào mục đích của người sử dụng và hướng tới kiểu đối tượng sử dụng. </w:t>
      </w:r>
      <w:r w:rsidR="002258C4" w:rsidRPr="00FF0B75">
        <w:rPr>
          <w:rFonts w:asciiTheme="majorHAnsi" w:hAnsiTheme="majorHAnsi" w:cstheme="majorHAnsi"/>
          <w:sz w:val="28"/>
          <w:lang w:val="en-US"/>
        </w:rPr>
        <w:t>Trang</w:t>
      </w:r>
      <w:r w:rsidR="009F07EA" w:rsidRPr="00FF0B75">
        <w:rPr>
          <w:rFonts w:asciiTheme="majorHAnsi" w:hAnsiTheme="majorHAnsi" w:cstheme="majorHAnsi"/>
          <w:sz w:val="28"/>
          <w:lang w:val="en-US"/>
        </w:rPr>
        <w:t xml:space="preserve"> quản lý </w:t>
      </w:r>
      <w:r w:rsidR="002258C4" w:rsidRPr="00FF0B75">
        <w:rPr>
          <w:rFonts w:asciiTheme="majorHAnsi" w:hAnsiTheme="majorHAnsi" w:cstheme="majorHAnsi"/>
          <w:sz w:val="28"/>
          <w:lang w:val="en-US"/>
        </w:rPr>
        <w:t>sách</w:t>
      </w:r>
      <w:r w:rsidR="009F07EA" w:rsidRPr="00FF0B75">
        <w:rPr>
          <w:rFonts w:asciiTheme="majorHAnsi" w:hAnsiTheme="majorHAnsi" w:cstheme="majorHAnsi"/>
          <w:sz w:val="28"/>
          <w:lang w:val="en-US"/>
        </w:rPr>
        <w:t xml:space="preserve"> hướng tới người sử dụng cá nhân. Với giao diện thiết kế được tối giản nhất, hiển thị rõ ràng các mục để người dùng có thể dễ dàng nhập và xử lý các thông tin.</w:t>
      </w:r>
    </w:p>
    <w:p w14:paraId="71C05284" w14:textId="086AD5EA" w:rsidR="009F07EA" w:rsidRPr="00FF0B75" w:rsidRDefault="009F07EA" w:rsidP="009F07EA">
      <w:pPr>
        <w:rPr>
          <w:rFonts w:asciiTheme="majorHAnsi" w:hAnsiTheme="majorHAnsi" w:cstheme="majorHAnsi"/>
          <w:sz w:val="28"/>
          <w:lang w:val="en-US"/>
        </w:rPr>
      </w:pPr>
      <w:r w:rsidRPr="007E750F">
        <w:rPr>
          <w:rFonts w:asciiTheme="majorHAnsi" w:hAnsiTheme="majorHAnsi" w:cstheme="majorHAnsi"/>
          <w:sz w:val="32"/>
          <w:szCs w:val="32"/>
          <w:lang w:val="en-US"/>
        </w:rPr>
        <w:tab/>
      </w:r>
      <w:r w:rsidRPr="00FF0B75">
        <w:rPr>
          <w:rFonts w:asciiTheme="majorHAnsi" w:hAnsiTheme="majorHAnsi" w:cstheme="majorHAnsi"/>
          <w:sz w:val="28"/>
          <w:lang w:val="en-US"/>
        </w:rPr>
        <w:tab/>
      </w:r>
    </w:p>
    <w:p w14:paraId="22A04A3E" w14:textId="5CA2EF39" w:rsidR="009F07EA" w:rsidRPr="00FF0B75" w:rsidRDefault="009F07EA" w:rsidP="009F07EA">
      <w:pPr>
        <w:ind w:firstLine="720"/>
        <w:rPr>
          <w:rFonts w:asciiTheme="majorHAnsi" w:hAnsiTheme="majorHAnsi" w:cstheme="majorHAnsi"/>
          <w:sz w:val="28"/>
          <w:lang w:val="en-US"/>
        </w:rPr>
      </w:pPr>
      <w:r w:rsidRPr="00FF0B75">
        <w:rPr>
          <w:rFonts w:asciiTheme="majorHAnsi" w:hAnsiTheme="majorHAnsi" w:cstheme="majorHAnsi"/>
          <w:sz w:val="28"/>
          <w:lang w:val="en-US"/>
        </w:rPr>
        <w:t xml:space="preserve">Sau đây ta sẽ đi vào từng giao diện: </w:t>
      </w:r>
    </w:p>
    <w:p w14:paraId="765856B5" w14:textId="66D2FDD7" w:rsidR="009F07EA" w:rsidRPr="00FF0B75" w:rsidRDefault="00240917" w:rsidP="00FF0B75">
      <w:pPr>
        <w:pStyle w:val="ListParagraph"/>
        <w:numPr>
          <w:ilvl w:val="0"/>
          <w:numId w:val="60"/>
        </w:numPr>
        <w:rPr>
          <w:rFonts w:asciiTheme="majorHAnsi" w:hAnsiTheme="majorHAnsi" w:cstheme="majorHAnsi"/>
          <w:sz w:val="28"/>
          <w:lang w:val="en-US"/>
        </w:rPr>
      </w:pPr>
      <w:r w:rsidRPr="007E750F">
        <w:rPr>
          <w:rFonts w:asciiTheme="majorHAnsi" w:hAnsiTheme="majorHAnsi" w:cstheme="majorHAnsi"/>
          <w:noProof/>
          <w:sz w:val="32"/>
          <w:szCs w:val="32"/>
          <w:lang w:val="en-US"/>
        </w:rPr>
        <w:drawing>
          <wp:anchor distT="0" distB="0" distL="114300" distR="114300" simplePos="0" relativeHeight="251725312" behindDoc="0" locked="0" layoutInCell="1" allowOverlap="1" wp14:anchorId="5311913E" wp14:editId="4D46608F">
            <wp:simplePos x="0" y="0"/>
            <wp:positionH relativeFrom="margin">
              <wp:posOffset>704850</wp:posOffset>
            </wp:positionH>
            <wp:positionV relativeFrom="paragraph">
              <wp:posOffset>325755</wp:posOffset>
            </wp:positionV>
            <wp:extent cx="4896485" cy="2762885"/>
            <wp:effectExtent l="0" t="0" r="0" b="0"/>
            <wp:wrapTopAndBottom/>
            <wp:docPr id="142302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2934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6485" cy="2762885"/>
                    </a:xfrm>
                    <a:prstGeom prst="rect">
                      <a:avLst/>
                    </a:prstGeom>
                  </pic:spPr>
                </pic:pic>
              </a:graphicData>
            </a:graphic>
            <wp14:sizeRelH relativeFrom="margin">
              <wp14:pctWidth>0</wp14:pctWidth>
            </wp14:sizeRelH>
          </wp:anchor>
        </w:drawing>
      </w:r>
      <w:r w:rsidR="002258C4" w:rsidRPr="00FF0B75">
        <w:rPr>
          <w:rFonts w:asciiTheme="majorHAnsi" w:hAnsiTheme="majorHAnsi" w:cstheme="majorHAnsi"/>
          <w:sz w:val="28"/>
          <w:lang w:val="en-US"/>
        </w:rPr>
        <w:t>Trang chủ</w:t>
      </w:r>
      <w:r w:rsidR="009F07EA" w:rsidRPr="00FF0B75">
        <w:rPr>
          <w:rFonts w:asciiTheme="majorHAnsi" w:hAnsiTheme="majorHAnsi" w:cstheme="majorHAnsi"/>
          <w:sz w:val="28"/>
          <w:lang w:val="en-US"/>
        </w:rPr>
        <w:t>:</w:t>
      </w:r>
    </w:p>
    <w:p w14:paraId="318CB2B4" w14:textId="01792F9D" w:rsidR="002258C4" w:rsidRPr="007E750F" w:rsidRDefault="002258C4" w:rsidP="0025265B">
      <w:pPr>
        <w:jc w:val="center"/>
        <w:rPr>
          <w:rFonts w:asciiTheme="majorHAnsi" w:hAnsiTheme="majorHAnsi" w:cstheme="majorHAnsi"/>
          <w:sz w:val="32"/>
          <w:szCs w:val="32"/>
          <w:lang w:val="en-US"/>
        </w:rPr>
      </w:pPr>
    </w:p>
    <w:p w14:paraId="2976CAC9" w14:textId="7DCC6666" w:rsidR="007616DF" w:rsidRPr="00FF0B75" w:rsidRDefault="0025265B" w:rsidP="00FF0B75">
      <w:pPr>
        <w:pStyle w:val="ListParagraph"/>
        <w:numPr>
          <w:ilvl w:val="0"/>
          <w:numId w:val="60"/>
        </w:numPr>
        <w:rPr>
          <w:rFonts w:asciiTheme="majorHAnsi" w:hAnsiTheme="majorHAnsi" w:cstheme="majorHAnsi"/>
          <w:sz w:val="28"/>
          <w:lang w:val="en-US"/>
        </w:rPr>
      </w:pPr>
      <w:r w:rsidRPr="00FF0B75">
        <w:rPr>
          <w:rFonts w:asciiTheme="majorHAnsi" w:hAnsiTheme="majorHAnsi" w:cstheme="majorHAnsi"/>
          <w:sz w:val="28"/>
          <w:lang w:val="en-US"/>
        </w:rPr>
        <w:lastRenderedPageBreak/>
        <w:t>Thêm sách</w:t>
      </w:r>
      <w:r w:rsidR="007616DF" w:rsidRPr="00FF0B75">
        <w:rPr>
          <w:rFonts w:asciiTheme="majorHAnsi" w:hAnsiTheme="majorHAnsi" w:cstheme="majorHAnsi"/>
          <w:sz w:val="28"/>
          <w:lang w:val="en-US"/>
        </w:rPr>
        <w:t>:</w:t>
      </w:r>
    </w:p>
    <w:p w14:paraId="31852FF6" w14:textId="60D024A5" w:rsidR="00462502" w:rsidRPr="00FF0B75" w:rsidRDefault="0025265B" w:rsidP="005A40D9">
      <w:pPr>
        <w:rPr>
          <w:rFonts w:asciiTheme="majorHAnsi" w:hAnsiTheme="majorHAnsi" w:cstheme="majorHAnsi"/>
          <w:sz w:val="28"/>
          <w:lang w:val="en-US"/>
        </w:rPr>
      </w:pPr>
      <w:r w:rsidRPr="00FF0B75">
        <w:rPr>
          <w:rFonts w:asciiTheme="majorHAnsi" w:hAnsiTheme="majorHAnsi" w:cstheme="majorHAnsi"/>
          <w:sz w:val="28"/>
          <w:lang w:val="en-US"/>
        </w:rPr>
        <w:t>Để thêm sách vào thư viện, người dùng nhấp chuột vào ô “Thêm sách mới”:</w:t>
      </w:r>
    </w:p>
    <w:p w14:paraId="4819E7A5" w14:textId="2EDC7639" w:rsidR="00AE1C5B" w:rsidRPr="007E750F" w:rsidRDefault="00A4373C" w:rsidP="00B04DB3">
      <w:pPr>
        <w:rPr>
          <w:rFonts w:asciiTheme="majorHAnsi" w:hAnsiTheme="majorHAnsi" w:cstheme="majorHAnsi"/>
          <w:sz w:val="32"/>
          <w:szCs w:val="32"/>
          <w:lang w:val="en-US"/>
        </w:rPr>
      </w:pPr>
      <w:r w:rsidRPr="007E750F">
        <w:rPr>
          <w:rFonts w:asciiTheme="majorHAnsi" w:hAnsiTheme="majorHAnsi" w:cstheme="majorHAnsi"/>
          <w:noProof/>
          <w:sz w:val="32"/>
          <w:szCs w:val="32"/>
          <w:lang w:val="en-US"/>
        </w:rPr>
        <w:drawing>
          <wp:inline distT="0" distB="0" distL="0" distR="0" wp14:anchorId="373E9F4E" wp14:editId="44360CE1">
            <wp:extent cx="5320399" cy="3002383"/>
            <wp:effectExtent l="0" t="0" r="0" b="7620"/>
            <wp:docPr id="16810659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6592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320399" cy="3002383"/>
                    </a:xfrm>
                    <a:prstGeom prst="rect">
                      <a:avLst/>
                    </a:prstGeom>
                  </pic:spPr>
                </pic:pic>
              </a:graphicData>
            </a:graphic>
          </wp:inline>
        </w:drawing>
      </w:r>
    </w:p>
    <w:p w14:paraId="4D9AB1EA" w14:textId="5EA938FE" w:rsidR="007616DF" w:rsidRPr="00FF0B75" w:rsidRDefault="00A4373C" w:rsidP="007616DF">
      <w:pPr>
        <w:tabs>
          <w:tab w:val="left" w:pos="1486"/>
        </w:tabs>
        <w:rPr>
          <w:rFonts w:asciiTheme="majorHAnsi" w:hAnsiTheme="majorHAnsi" w:cstheme="majorHAnsi"/>
          <w:sz w:val="28"/>
          <w:lang w:val="en-US"/>
        </w:rPr>
      </w:pPr>
      <w:r w:rsidRPr="00FF0B75">
        <w:rPr>
          <w:rFonts w:asciiTheme="majorHAnsi" w:hAnsiTheme="majorHAnsi" w:cstheme="majorHAnsi"/>
          <w:sz w:val="28"/>
          <w:lang w:val="en-US"/>
        </w:rPr>
        <w:t>Sau khi người dùng nhấp vào ô “Thêm sách mới”, trang web sẽ hiện ra giao diện</w:t>
      </w:r>
      <w:r w:rsidR="007616DF" w:rsidRPr="00FF0B75">
        <w:rPr>
          <w:rFonts w:asciiTheme="majorHAnsi" w:hAnsiTheme="majorHAnsi" w:cstheme="majorHAnsi"/>
          <w:sz w:val="28"/>
          <w:lang w:val="en-US"/>
        </w:rPr>
        <w:t>:</w:t>
      </w:r>
    </w:p>
    <w:p w14:paraId="25E3E629" w14:textId="5205336A" w:rsidR="00580B1F" w:rsidRPr="007E750F" w:rsidRDefault="00FF0B75" w:rsidP="005A40D9">
      <w:pPr>
        <w:rPr>
          <w:rFonts w:asciiTheme="majorHAnsi" w:hAnsiTheme="majorHAnsi" w:cstheme="majorHAnsi"/>
          <w:sz w:val="32"/>
          <w:szCs w:val="32"/>
          <w:lang w:val="en-US"/>
        </w:rPr>
      </w:pPr>
      <w:r w:rsidRPr="007E750F">
        <w:rPr>
          <w:rFonts w:asciiTheme="majorHAnsi" w:hAnsiTheme="majorHAnsi" w:cstheme="majorHAnsi"/>
          <w:noProof/>
          <w:sz w:val="32"/>
          <w:szCs w:val="32"/>
          <w:lang w:val="en-US"/>
        </w:rPr>
        <w:drawing>
          <wp:anchor distT="0" distB="0" distL="114300" distR="114300" simplePos="0" relativeHeight="251726336" behindDoc="0" locked="0" layoutInCell="1" allowOverlap="1" wp14:anchorId="00B52E09" wp14:editId="26FC66D6">
            <wp:simplePos x="0" y="0"/>
            <wp:positionH relativeFrom="column">
              <wp:posOffset>284480</wp:posOffset>
            </wp:positionH>
            <wp:positionV relativeFrom="paragraph">
              <wp:posOffset>241300</wp:posOffset>
            </wp:positionV>
            <wp:extent cx="5474970" cy="2939415"/>
            <wp:effectExtent l="0" t="0" r="0" b="0"/>
            <wp:wrapTopAndBottom/>
            <wp:docPr id="161318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83544"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474970" cy="2939415"/>
                    </a:xfrm>
                    <a:prstGeom prst="rect">
                      <a:avLst/>
                    </a:prstGeom>
                  </pic:spPr>
                </pic:pic>
              </a:graphicData>
            </a:graphic>
            <wp14:sizeRelH relativeFrom="margin">
              <wp14:pctWidth>0</wp14:pctWidth>
            </wp14:sizeRelH>
            <wp14:sizeRelV relativeFrom="margin">
              <wp14:pctHeight>0</wp14:pctHeight>
            </wp14:sizeRelV>
          </wp:anchor>
        </w:drawing>
      </w:r>
    </w:p>
    <w:p w14:paraId="3238BD1C" w14:textId="77777777" w:rsidR="00B04DB3" w:rsidRPr="007E750F" w:rsidRDefault="00B04DB3" w:rsidP="005A40D9">
      <w:pPr>
        <w:rPr>
          <w:rFonts w:asciiTheme="majorHAnsi" w:hAnsiTheme="majorHAnsi" w:cstheme="majorHAnsi"/>
          <w:sz w:val="32"/>
          <w:szCs w:val="32"/>
          <w:lang w:val="en-US"/>
        </w:rPr>
      </w:pPr>
    </w:p>
    <w:p w14:paraId="75079C47" w14:textId="60DA4569" w:rsidR="007616DF" w:rsidRPr="00FF0B75" w:rsidRDefault="007616DF" w:rsidP="007616DF">
      <w:pPr>
        <w:rPr>
          <w:rFonts w:asciiTheme="majorHAnsi" w:hAnsiTheme="majorHAnsi" w:cstheme="majorHAnsi"/>
          <w:sz w:val="28"/>
          <w:lang w:val="en-US"/>
        </w:rPr>
      </w:pPr>
      <w:r w:rsidRPr="00FF0B75">
        <w:rPr>
          <w:rFonts w:asciiTheme="majorHAnsi" w:hAnsiTheme="majorHAnsi" w:cstheme="majorHAnsi"/>
          <w:sz w:val="28"/>
          <w:lang w:val="en-US"/>
        </w:rPr>
        <w:t>Ở trong giao diện này sẽ hiện ra các ô để người dùng thực hiện thao tác nhập thông tin</w:t>
      </w:r>
      <w:r w:rsidR="00A4373C" w:rsidRPr="00FF0B75">
        <w:rPr>
          <w:rFonts w:asciiTheme="majorHAnsi" w:hAnsiTheme="majorHAnsi" w:cstheme="majorHAnsi"/>
          <w:sz w:val="28"/>
          <w:lang w:val="en-US"/>
        </w:rPr>
        <w:t xml:space="preserve">, ví dụ như: </w:t>
      </w:r>
    </w:p>
    <w:p w14:paraId="38BE575F" w14:textId="15EBFC09" w:rsidR="006F538D" w:rsidRPr="007E750F" w:rsidRDefault="00FF0B75" w:rsidP="005A40D9">
      <w:pPr>
        <w:rPr>
          <w:rFonts w:asciiTheme="majorHAnsi" w:hAnsiTheme="majorHAnsi" w:cstheme="majorHAnsi"/>
          <w:sz w:val="32"/>
          <w:szCs w:val="32"/>
          <w:lang w:val="en-US"/>
        </w:rPr>
      </w:pPr>
      <w:r w:rsidRPr="007E750F">
        <w:rPr>
          <w:rFonts w:asciiTheme="majorHAnsi" w:hAnsiTheme="majorHAnsi" w:cstheme="majorHAnsi"/>
          <w:noProof/>
          <w:sz w:val="32"/>
          <w:szCs w:val="32"/>
          <w:lang w:val="en-US"/>
        </w:rPr>
        <w:lastRenderedPageBreak/>
        <w:drawing>
          <wp:anchor distT="0" distB="0" distL="114300" distR="114300" simplePos="0" relativeHeight="251727360" behindDoc="0" locked="0" layoutInCell="1" allowOverlap="1" wp14:anchorId="47DA4565" wp14:editId="0641108F">
            <wp:simplePos x="0" y="0"/>
            <wp:positionH relativeFrom="column">
              <wp:posOffset>307975</wp:posOffset>
            </wp:positionH>
            <wp:positionV relativeFrom="paragraph">
              <wp:posOffset>238760</wp:posOffset>
            </wp:positionV>
            <wp:extent cx="5634355" cy="3065780"/>
            <wp:effectExtent l="0" t="0" r="4445" b="1270"/>
            <wp:wrapTopAndBottom/>
            <wp:docPr id="24869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96304"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634355" cy="3065780"/>
                    </a:xfrm>
                    <a:prstGeom prst="rect">
                      <a:avLst/>
                    </a:prstGeom>
                  </pic:spPr>
                </pic:pic>
              </a:graphicData>
            </a:graphic>
            <wp14:sizeRelH relativeFrom="margin">
              <wp14:pctWidth>0</wp14:pctWidth>
            </wp14:sizeRelH>
          </wp:anchor>
        </w:drawing>
      </w:r>
    </w:p>
    <w:p w14:paraId="0C208DCA" w14:textId="4AD9E361" w:rsidR="00462502" w:rsidRPr="00FF0B75" w:rsidRDefault="007616DF" w:rsidP="005A40D9">
      <w:pPr>
        <w:rPr>
          <w:rFonts w:asciiTheme="majorHAnsi" w:hAnsiTheme="majorHAnsi" w:cstheme="majorHAnsi"/>
          <w:sz w:val="28"/>
          <w:lang w:val="en-US"/>
        </w:rPr>
      </w:pPr>
      <w:r w:rsidRPr="00FF0B75">
        <w:rPr>
          <w:rFonts w:asciiTheme="majorHAnsi" w:hAnsiTheme="majorHAnsi" w:cstheme="majorHAnsi"/>
          <w:sz w:val="28"/>
          <w:lang w:val="en-US"/>
        </w:rPr>
        <w:t>Ở giao diện này ta sẽ thao tác được các chức năng như:</w:t>
      </w:r>
    </w:p>
    <w:p w14:paraId="354E7826" w14:textId="607C9D35" w:rsidR="00BD10BF" w:rsidRPr="00EE4D9C" w:rsidRDefault="00BD10BF" w:rsidP="00EE4D9C">
      <w:pPr>
        <w:pStyle w:val="ListParagraph"/>
        <w:numPr>
          <w:ilvl w:val="0"/>
          <w:numId w:val="62"/>
        </w:numPr>
        <w:rPr>
          <w:rFonts w:asciiTheme="majorHAnsi" w:hAnsiTheme="majorHAnsi" w:cstheme="majorHAnsi"/>
          <w:sz w:val="28"/>
          <w:lang w:val="en-US"/>
        </w:rPr>
      </w:pPr>
      <w:r w:rsidRPr="00EE4D9C">
        <w:rPr>
          <w:rFonts w:asciiTheme="majorHAnsi" w:hAnsiTheme="majorHAnsi" w:cstheme="majorHAnsi"/>
          <w:sz w:val="28"/>
          <w:lang w:val="en-US"/>
        </w:rPr>
        <w:t xml:space="preserve">Tính năng </w:t>
      </w:r>
      <w:r w:rsidR="006F538D" w:rsidRPr="00EE4D9C">
        <w:rPr>
          <w:rFonts w:asciiTheme="majorHAnsi" w:hAnsiTheme="majorHAnsi" w:cstheme="majorHAnsi"/>
          <w:sz w:val="28"/>
          <w:lang w:val="en-US"/>
        </w:rPr>
        <w:t>“Trở lại danh sách sách”</w:t>
      </w:r>
      <w:r w:rsidR="00EE4D9C" w:rsidRPr="00EE4D9C">
        <w:rPr>
          <w:rFonts w:asciiTheme="majorHAnsi" w:hAnsiTheme="majorHAnsi" w:cstheme="majorHAnsi"/>
          <w:sz w:val="28"/>
          <w:lang w:val="en-US"/>
        </w:rPr>
        <w:t xml:space="preserve"> (huỷ quá trình thao tác thêm sách mới)</w:t>
      </w:r>
      <w:r w:rsidRPr="00EE4D9C">
        <w:rPr>
          <w:rFonts w:asciiTheme="majorHAnsi" w:hAnsiTheme="majorHAnsi" w:cstheme="majorHAnsi"/>
          <w:sz w:val="28"/>
          <w:lang w:val="en-US"/>
        </w:rPr>
        <w:t xml:space="preserve">: </w:t>
      </w:r>
    </w:p>
    <w:p w14:paraId="2CDE9319" w14:textId="086D7AB7" w:rsidR="006F538D" w:rsidRDefault="006F538D" w:rsidP="006F538D">
      <w:pPr>
        <w:rPr>
          <w:rFonts w:asciiTheme="majorHAnsi" w:hAnsiTheme="majorHAnsi" w:cstheme="majorHAnsi"/>
          <w:sz w:val="28"/>
          <w:lang w:val="en-US"/>
        </w:rPr>
      </w:pPr>
      <w:r w:rsidRPr="00FF0B75">
        <w:rPr>
          <w:rFonts w:asciiTheme="majorHAnsi" w:hAnsiTheme="majorHAnsi" w:cstheme="majorHAnsi"/>
          <w:sz w:val="28"/>
          <w:lang w:val="en-US"/>
        </w:rPr>
        <w:t xml:space="preserve">Khi người dùng nhấp vào ô “Trở lại danh sách sách”: </w:t>
      </w:r>
    </w:p>
    <w:p w14:paraId="088A5C31" w14:textId="6B097B78" w:rsidR="00B25B4B" w:rsidRPr="00FF0B75" w:rsidRDefault="00B25B4B" w:rsidP="006F538D">
      <w:pPr>
        <w:rPr>
          <w:rFonts w:asciiTheme="majorHAnsi" w:hAnsiTheme="majorHAnsi" w:cstheme="majorHAnsi"/>
          <w:sz w:val="28"/>
          <w:lang w:val="en-US"/>
        </w:rPr>
      </w:pPr>
      <w:r w:rsidRPr="007E750F">
        <w:rPr>
          <w:rFonts w:asciiTheme="majorHAnsi" w:hAnsiTheme="majorHAnsi" w:cstheme="majorHAnsi"/>
          <w:noProof/>
          <w:sz w:val="32"/>
          <w:szCs w:val="32"/>
          <w:lang w:val="en-US"/>
        </w:rPr>
        <w:drawing>
          <wp:anchor distT="0" distB="0" distL="114300" distR="114300" simplePos="0" relativeHeight="251728384" behindDoc="0" locked="0" layoutInCell="1" allowOverlap="1" wp14:anchorId="1CCC648F" wp14:editId="14993507">
            <wp:simplePos x="0" y="0"/>
            <wp:positionH relativeFrom="column">
              <wp:posOffset>617220</wp:posOffset>
            </wp:positionH>
            <wp:positionV relativeFrom="paragraph">
              <wp:posOffset>334645</wp:posOffset>
            </wp:positionV>
            <wp:extent cx="5118100" cy="2784475"/>
            <wp:effectExtent l="0" t="0" r="6350" b="0"/>
            <wp:wrapTopAndBottom/>
            <wp:docPr id="7796726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72620"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118100" cy="2784475"/>
                    </a:xfrm>
                    <a:prstGeom prst="rect">
                      <a:avLst/>
                    </a:prstGeom>
                  </pic:spPr>
                </pic:pic>
              </a:graphicData>
            </a:graphic>
            <wp14:sizeRelH relativeFrom="margin">
              <wp14:pctWidth>0</wp14:pctWidth>
            </wp14:sizeRelH>
          </wp:anchor>
        </w:drawing>
      </w:r>
    </w:p>
    <w:p w14:paraId="564DFCE0" w14:textId="158F9528" w:rsidR="006F538D" w:rsidRPr="00B25B4B" w:rsidRDefault="006F538D" w:rsidP="00393CA8">
      <w:pPr>
        <w:tabs>
          <w:tab w:val="left" w:pos="1854"/>
        </w:tabs>
        <w:spacing w:before="60" w:after="60" w:line="312" w:lineRule="auto"/>
        <w:rPr>
          <w:rFonts w:asciiTheme="majorHAnsi" w:hAnsiTheme="majorHAnsi" w:cstheme="majorHAnsi"/>
          <w:sz w:val="28"/>
          <w:lang w:val="en-US"/>
        </w:rPr>
      </w:pPr>
    </w:p>
    <w:p w14:paraId="7EF92693" w14:textId="7F225C4A" w:rsidR="00BD10BF" w:rsidRPr="00EE4D9C" w:rsidRDefault="006F538D" w:rsidP="00B25B4B">
      <w:pPr>
        <w:spacing w:before="60" w:after="60" w:line="312" w:lineRule="auto"/>
        <w:ind w:firstLine="720"/>
        <w:rPr>
          <w:rFonts w:asciiTheme="majorHAnsi" w:hAnsiTheme="majorHAnsi" w:cstheme="majorHAnsi"/>
          <w:sz w:val="28"/>
          <w:lang w:val="en-US"/>
        </w:rPr>
      </w:pPr>
      <w:r w:rsidRPr="00EE4D9C">
        <w:rPr>
          <w:rFonts w:asciiTheme="majorHAnsi" w:hAnsiTheme="majorHAnsi" w:cstheme="majorHAnsi"/>
          <w:sz w:val="28"/>
          <w:lang w:val="en-US"/>
        </w:rPr>
        <w:t>Thao tác này sẽ đưa người dùng về lại trang chủ của trang web, không tạo ra thay đổi gì, đồng thời mất toàn bộ tiến trình nhập trước đó trên trang thêm sách mới.</w:t>
      </w:r>
    </w:p>
    <w:p w14:paraId="33CE497B" w14:textId="592F3F9A" w:rsidR="001172FE" w:rsidRPr="007E750F" w:rsidRDefault="006F538D" w:rsidP="00B04DB3">
      <w:pPr>
        <w:jc w:val="center"/>
        <w:rPr>
          <w:rFonts w:asciiTheme="majorHAnsi" w:hAnsiTheme="majorHAnsi" w:cstheme="majorHAnsi"/>
          <w:sz w:val="32"/>
          <w:szCs w:val="32"/>
          <w:lang w:val="en-US"/>
        </w:rPr>
      </w:pPr>
      <w:r w:rsidRPr="007E750F">
        <w:rPr>
          <w:rFonts w:asciiTheme="majorHAnsi" w:hAnsiTheme="majorHAnsi" w:cstheme="majorHAnsi"/>
          <w:noProof/>
          <w:sz w:val="32"/>
          <w:szCs w:val="32"/>
          <w:lang w:val="en-US"/>
        </w:rPr>
        <w:lastRenderedPageBreak/>
        <w:drawing>
          <wp:inline distT="0" distB="0" distL="0" distR="0" wp14:anchorId="210D5830" wp14:editId="75760FBB">
            <wp:extent cx="4893664" cy="2761570"/>
            <wp:effectExtent l="0" t="0" r="2540" b="1270"/>
            <wp:docPr id="61161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14359"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3664" cy="2761570"/>
                    </a:xfrm>
                    <a:prstGeom prst="rect">
                      <a:avLst/>
                    </a:prstGeom>
                  </pic:spPr>
                </pic:pic>
              </a:graphicData>
            </a:graphic>
          </wp:inline>
        </w:drawing>
      </w:r>
    </w:p>
    <w:p w14:paraId="7759B6D6" w14:textId="77777777" w:rsidR="00EE4D9C" w:rsidRPr="00EE4D9C" w:rsidRDefault="00EE4D9C" w:rsidP="00EE4D9C">
      <w:pPr>
        <w:rPr>
          <w:rFonts w:asciiTheme="majorHAnsi" w:hAnsiTheme="majorHAnsi" w:cstheme="majorHAnsi"/>
          <w:sz w:val="32"/>
          <w:szCs w:val="32"/>
          <w:lang w:val="en-US"/>
        </w:rPr>
      </w:pPr>
    </w:p>
    <w:p w14:paraId="0838B44E" w14:textId="2198A0B3" w:rsidR="001172FE" w:rsidRPr="00EE4D9C" w:rsidRDefault="00BD10BF" w:rsidP="00EE4D9C">
      <w:pPr>
        <w:pStyle w:val="ListParagraph"/>
        <w:numPr>
          <w:ilvl w:val="0"/>
          <w:numId w:val="63"/>
        </w:numPr>
        <w:rPr>
          <w:rFonts w:asciiTheme="majorHAnsi" w:hAnsiTheme="majorHAnsi" w:cstheme="majorHAnsi"/>
          <w:sz w:val="28"/>
          <w:lang w:val="en-US"/>
        </w:rPr>
      </w:pPr>
      <w:r w:rsidRPr="00EE4D9C">
        <w:rPr>
          <w:rFonts w:asciiTheme="majorHAnsi" w:hAnsiTheme="majorHAnsi" w:cstheme="majorHAnsi"/>
          <w:sz w:val="28"/>
          <w:lang w:val="en-US"/>
        </w:rPr>
        <w:t xml:space="preserve">Tính năng </w:t>
      </w:r>
      <w:r w:rsidR="006F538D" w:rsidRPr="00EE4D9C">
        <w:rPr>
          <w:rFonts w:asciiTheme="majorHAnsi" w:hAnsiTheme="majorHAnsi" w:cstheme="majorHAnsi"/>
          <w:sz w:val="28"/>
          <w:lang w:val="en-US"/>
        </w:rPr>
        <w:t>“Lưu”</w:t>
      </w:r>
      <w:r w:rsidR="00EE4D9C" w:rsidRPr="00EE4D9C">
        <w:rPr>
          <w:rFonts w:asciiTheme="majorHAnsi" w:hAnsiTheme="majorHAnsi" w:cstheme="majorHAnsi"/>
          <w:sz w:val="28"/>
          <w:lang w:val="en-US"/>
        </w:rPr>
        <w:t xml:space="preserve"> (sau khi sửa thông tin xong ta bấm nút này để lưu lại thông tin)</w:t>
      </w:r>
      <w:r w:rsidRPr="00EE4D9C">
        <w:rPr>
          <w:rFonts w:asciiTheme="majorHAnsi" w:hAnsiTheme="majorHAnsi" w:cstheme="majorHAnsi"/>
          <w:sz w:val="28"/>
          <w:lang w:val="en-US"/>
        </w:rPr>
        <w:t>:</w:t>
      </w:r>
    </w:p>
    <w:p w14:paraId="7067E1F5" w14:textId="59B9D226" w:rsidR="000E6A31" w:rsidRPr="00EE4D9C" w:rsidRDefault="000E6A31" w:rsidP="000E6A31">
      <w:pPr>
        <w:rPr>
          <w:rFonts w:asciiTheme="majorHAnsi" w:hAnsiTheme="majorHAnsi" w:cstheme="majorHAnsi"/>
          <w:sz w:val="28"/>
          <w:lang w:val="en-US"/>
        </w:rPr>
      </w:pPr>
      <w:r w:rsidRPr="00EE4D9C">
        <w:rPr>
          <w:rFonts w:asciiTheme="majorHAnsi" w:hAnsiTheme="majorHAnsi" w:cstheme="majorHAnsi"/>
          <w:sz w:val="28"/>
          <w:lang w:val="en-US"/>
        </w:rPr>
        <w:t xml:space="preserve">Khi người dùng nhấp vào ô “Lưu”: </w:t>
      </w:r>
    </w:p>
    <w:p w14:paraId="1862C487" w14:textId="12BA810E" w:rsidR="00B04DB3" w:rsidRPr="007E750F" w:rsidRDefault="000E6A31" w:rsidP="00EE4D9C">
      <w:pPr>
        <w:jc w:val="center"/>
        <w:rPr>
          <w:rFonts w:asciiTheme="majorHAnsi" w:hAnsiTheme="majorHAnsi" w:cstheme="majorHAnsi"/>
          <w:sz w:val="32"/>
          <w:szCs w:val="32"/>
          <w:lang w:val="en-US"/>
        </w:rPr>
      </w:pPr>
      <w:r w:rsidRPr="007E750F">
        <w:rPr>
          <w:rFonts w:asciiTheme="majorHAnsi" w:hAnsiTheme="majorHAnsi" w:cstheme="majorHAnsi"/>
          <w:noProof/>
          <w:sz w:val="32"/>
          <w:szCs w:val="32"/>
          <w:lang w:val="en-US"/>
        </w:rPr>
        <w:drawing>
          <wp:inline distT="0" distB="0" distL="0" distR="0" wp14:anchorId="7268A757" wp14:editId="25852FB3">
            <wp:extent cx="5397470" cy="2936659"/>
            <wp:effectExtent l="0" t="0" r="0" b="0"/>
            <wp:docPr id="9285409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40961"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397470" cy="2936659"/>
                    </a:xfrm>
                    <a:prstGeom prst="rect">
                      <a:avLst/>
                    </a:prstGeom>
                  </pic:spPr>
                </pic:pic>
              </a:graphicData>
            </a:graphic>
          </wp:inline>
        </w:drawing>
      </w:r>
    </w:p>
    <w:p w14:paraId="28545B57" w14:textId="77777777" w:rsidR="00B04DB3" w:rsidRPr="00EE4D9C" w:rsidRDefault="00B04DB3" w:rsidP="00B25B4B">
      <w:pPr>
        <w:tabs>
          <w:tab w:val="left" w:pos="1854"/>
        </w:tabs>
        <w:spacing w:before="60" w:after="60" w:line="312" w:lineRule="auto"/>
        <w:ind w:firstLine="1854"/>
        <w:rPr>
          <w:rFonts w:asciiTheme="majorHAnsi" w:hAnsiTheme="majorHAnsi" w:cstheme="majorHAnsi"/>
          <w:sz w:val="28"/>
          <w:lang w:val="en-US"/>
        </w:rPr>
      </w:pPr>
    </w:p>
    <w:p w14:paraId="21F8C1CE" w14:textId="4740E063" w:rsidR="00BD10BF" w:rsidRPr="00EE4D9C" w:rsidRDefault="000E6A31" w:rsidP="00FC76D4">
      <w:pPr>
        <w:tabs>
          <w:tab w:val="left" w:pos="1854"/>
        </w:tabs>
        <w:spacing w:before="60" w:after="60" w:line="312" w:lineRule="auto"/>
        <w:ind w:firstLine="720"/>
        <w:jc w:val="both"/>
        <w:rPr>
          <w:rFonts w:asciiTheme="majorHAnsi" w:hAnsiTheme="majorHAnsi" w:cstheme="majorHAnsi"/>
          <w:sz w:val="28"/>
          <w:lang w:val="en-US"/>
        </w:rPr>
      </w:pPr>
      <w:r w:rsidRPr="00EE4D9C">
        <w:rPr>
          <w:rFonts w:asciiTheme="majorHAnsi" w:hAnsiTheme="majorHAnsi" w:cstheme="majorHAnsi"/>
          <w:sz w:val="28"/>
          <w:lang w:val="en-US"/>
        </w:rPr>
        <w:t>Thao tác này sẽ lưu thông tin sách mới về database đồng thời đưa người dùng về trang chủ. Tại đây sách mới đã được hiển thị cùng dòng thông báo “</w:t>
      </w:r>
      <w:r w:rsidRPr="00EE4D9C">
        <w:rPr>
          <w:rFonts w:asciiTheme="majorHAnsi" w:hAnsiTheme="majorHAnsi" w:cstheme="majorHAnsi"/>
          <w:sz w:val="28"/>
        </w:rPr>
        <w:t>Book created successfully.</w:t>
      </w:r>
      <w:r w:rsidRPr="00EE4D9C">
        <w:rPr>
          <w:rFonts w:asciiTheme="majorHAnsi" w:hAnsiTheme="majorHAnsi" w:cstheme="majorHAnsi"/>
          <w:sz w:val="28"/>
          <w:lang w:val="en-US"/>
        </w:rPr>
        <w:t>”:</w:t>
      </w:r>
    </w:p>
    <w:p w14:paraId="46E14088" w14:textId="21789D80" w:rsidR="00BD10BF" w:rsidRPr="007E750F" w:rsidRDefault="000E6A31" w:rsidP="00BD10BF">
      <w:pPr>
        <w:tabs>
          <w:tab w:val="left" w:pos="1854"/>
        </w:tabs>
        <w:rPr>
          <w:rFonts w:asciiTheme="majorHAnsi" w:hAnsiTheme="majorHAnsi" w:cstheme="majorHAnsi"/>
          <w:sz w:val="32"/>
          <w:szCs w:val="32"/>
          <w:lang w:val="en-US"/>
        </w:rPr>
      </w:pPr>
      <w:r w:rsidRPr="007E750F">
        <w:rPr>
          <w:rFonts w:asciiTheme="majorHAnsi" w:hAnsiTheme="majorHAnsi" w:cstheme="majorHAnsi"/>
          <w:noProof/>
        </w:rPr>
        <w:lastRenderedPageBreak/>
        <w:drawing>
          <wp:anchor distT="0" distB="0" distL="114300" distR="114300" simplePos="0" relativeHeight="251729408" behindDoc="0" locked="0" layoutInCell="1" allowOverlap="1" wp14:anchorId="0FC6696E" wp14:editId="42022B0F">
            <wp:simplePos x="0" y="0"/>
            <wp:positionH relativeFrom="column">
              <wp:posOffset>430530</wp:posOffset>
            </wp:positionH>
            <wp:positionV relativeFrom="paragraph">
              <wp:posOffset>199390</wp:posOffset>
            </wp:positionV>
            <wp:extent cx="5445760" cy="3057525"/>
            <wp:effectExtent l="0" t="0" r="2540" b="9525"/>
            <wp:wrapTopAndBottom/>
            <wp:docPr id="82410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0687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445760" cy="3057525"/>
                    </a:xfrm>
                    <a:prstGeom prst="rect">
                      <a:avLst/>
                    </a:prstGeom>
                  </pic:spPr>
                </pic:pic>
              </a:graphicData>
            </a:graphic>
            <wp14:sizeRelV relativeFrom="margin">
              <wp14:pctHeight>0</wp14:pctHeight>
            </wp14:sizeRelV>
          </wp:anchor>
        </w:drawing>
      </w:r>
    </w:p>
    <w:p w14:paraId="535395C7" w14:textId="12A316E5" w:rsidR="000E6A31" w:rsidRPr="00EE4D9C" w:rsidRDefault="00B04DB3" w:rsidP="00B25B4B">
      <w:pPr>
        <w:pStyle w:val="ListParagraph"/>
        <w:numPr>
          <w:ilvl w:val="0"/>
          <w:numId w:val="60"/>
        </w:numPr>
        <w:spacing w:before="60" w:after="60" w:line="312" w:lineRule="auto"/>
        <w:rPr>
          <w:rFonts w:asciiTheme="majorHAnsi" w:hAnsiTheme="majorHAnsi" w:cstheme="majorHAnsi"/>
          <w:sz w:val="28"/>
          <w:lang w:val="en-US"/>
        </w:rPr>
      </w:pPr>
      <w:r w:rsidRPr="00EE4D9C">
        <w:rPr>
          <w:rFonts w:asciiTheme="majorHAnsi" w:hAnsiTheme="majorHAnsi" w:cstheme="majorHAnsi"/>
          <w:sz w:val="28"/>
          <w:lang w:val="en-US"/>
        </w:rPr>
        <w:t>Các tính năng khác</w:t>
      </w:r>
      <w:r w:rsidR="000E6A31" w:rsidRPr="00EE4D9C">
        <w:rPr>
          <w:rFonts w:asciiTheme="majorHAnsi" w:hAnsiTheme="majorHAnsi" w:cstheme="majorHAnsi"/>
          <w:sz w:val="28"/>
          <w:lang w:val="en-US"/>
        </w:rPr>
        <w:t>:</w:t>
      </w:r>
    </w:p>
    <w:p w14:paraId="0ECE6D37" w14:textId="37E30F2D" w:rsidR="00B04DB3" w:rsidRPr="00EE4D9C" w:rsidRDefault="00B04DB3" w:rsidP="00B25B4B">
      <w:pPr>
        <w:pStyle w:val="ListParagraph"/>
        <w:numPr>
          <w:ilvl w:val="0"/>
          <w:numId w:val="63"/>
        </w:numPr>
        <w:spacing w:before="60" w:after="60" w:line="312" w:lineRule="auto"/>
        <w:rPr>
          <w:rFonts w:asciiTheme="majorHAnsi" w:hAnsiTheme="majorHAnsi" w:cstheme="majorHAnsi"/>
          <w:sz w:val="28"/>
          <w:lang w:val="en-US"/>
        </w:rPr>
      </w:pPr>
      <w:r w:rsidRPr="00EE4D9C">
        <w:rPr>
          <w:rFonts w:asciiTheme="majorHAnsi" w:hAnsiTheme="majorHAnsi" w:cstheme="majorHAnsi"/>
          <w:sz w:val="28"/>
          <w:lang w:val="en-US"/>
        </w:rPr>
        <w:t>Xem chi tiết sách:</w:t>
      </w:r>
    </w:p>
    <w:p w14:paraId="4A35531E" w14:textId="6D8D3EFF" w:rsidR="000E6A31" w:rsidRPr="00EE4D9C" w:rsidRDefault="000E6A31" w:rsidP="00FC76D4">
      <w:pPr>
        <w:spacing w:before="60" w:after="60" w:line="312" w:lineRule="auto"/>
        <w:ind w:firstLine="720"/>
        <w:jc w:val="both"/>
        <w:rPr>
          <w:rFonts w:asciiTheme="majorHAnsi" w:hAnsiTheme="majorHAnsi" w:cstheme="majorHAnsi"/>
          <w:sz w:val="28"/>
          <w:lang w:val="en-US"/>
        </w:rPr>
      </w:pPr>
      <w:r w:rsidRPr="00EE4D9C">
        <w:rPr>
          <w:rFonts w:asciiTheme="majorHAnsi" w:hAnsiTheme="majorHAnsi" w:cstheme="majorHAnsi"/>
          <w:sz w:val="28"/>
          <w:lang w:val="en-US"/>
        </w:rPr>
        <w:t>Các thông tin của sách hiển thị trên danh sách ở trang chủ là các thông tin rút gọn, nhằm tối ưu hoá trải nghiệm của người dùng. Để xem chi tiết nội dung của cuốn sách, người dùng nhấp vào ô “Chi tiết”:</w:t>
      </w:r>
    </w:p>
    <w:p w14:paraId="2DD1E9FB" w14:textId="41C75986" w:rsidR="0072468D" w:rsidRDefault="0072468D" w:rsidP="00B04DB3">
      <w:pPr>
        <w:jc w:val="center"/>
        <w:rPr>
          <w:rFonts w:asciiTheme="majorHAnsi" w:hAnsiTheme="majorHAnsi" w:cstheme="majorHAnsi"/>
          <w:sz w:val="32"/>
          <w:szCs w:val="32"/>
          <w:lang w:val="en-US"/>
        </w:rPr>
      </w:pPr>
      <w:r w:rsidRPr="007E750F">
        <w:rPr>
          <w:rFonts w:asciiTheme="majorHAnsi" w:hAnsiTheme="majorHAnsi" w:cstheme="majorHAnsi"/>
          <w:noProof/>
          <w:sz w:val="32"/>
          <w:szCs w:val="32"/>
          <w:lang w:val="en-US"/>
        </w:rPr>
        <w:drawing>
          <wp:inline distT="0" distB="0" distL="0" distR="0" wp14:anchorId="457680E7" wp14:editId="1475EC94">
            <wp:extent cx="5043398" cy="2846067"/>
            <wp:effectExtent l="0" t="0" r="5080" b="0"/>
            <wp:docPr id="7116809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80950"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043398" cy="2846067"/>
                    </a:xfrm>
                    <a:prstGeom prst="rect">
                      <a:avLst/>
                    </a:prstGeom>
                  </pic:spPr>
                </pic:pic>
              </a:graphicData>
            </a:graphic>
          </wp:inline>
        </w:drawing>
      </w:r>
    </w:p>
    <w:p w14:paraId="1375D3A1" w14:textId="77777777" w:rsidR="00393CA8" w:rsidRPr="007E750F" w:rsidRDefault="00393CA8" w:rsidP="00B04DB3">
      <w:pPr>
        <w:jc w:val="center"/>
        <w:rPr>
          <w:rFonts w:asciiTheme="majorHAnsi" w:hAnsiTheme="majorHAnsi" w:cstheme="majorHAnsi"/>
          <w:sz w:val="32"/>
          <w:szCs w:val="32"/>
          <w:lang w:val="en-US"/>
        </w:rPr>
      </w:pPr>
    </w:p>
    <w:p w14:paraId="76C4FB69" w14:textId="2A4473C6" w:rsidR="000E6A31" w:rsidRPr="00393CA8" w:rsidRDefault="0072468D" w:rsidP="00393CA8">
      <w:pPr>
        <w:tabs>
          <w:tab w:val="left" w:pos="1486"/>
        </w:tabs>
        <w:rPr>
          <w:rFonts w:asciiTheme="majorHAnsi" w:hAnsiTheme="majorHAnsi" w:cstheme="majorHAnsi"/>
          <w:sz w:val="28"/>
          <w:lang w:val="en-US"/>
        </w:rPr>
      </w:pPr>
      <w:r w:rsidRPr="00EE4D9C">
        <w:rPr>
          <w:rFonts w:asciiTheme="majorHAnsi" w:hAnsiTheme="majorHAnsi" w:cstheme="majorHAnsi"/>
          <w:sz w:val="28"/>
          <w:lang w:val="en-US"/>
        </w:rPr>
        <w:t>Sau khi người dùng nhấp vào ô “Chi tiết”, trang web sẽ hi</w:t>
      </w:r>
      <w:r w:rsidR="00620A44" w:rsidRPr="00EE4D9C">
        <w:rPr>
          <w:rFonts w:asciiTheme="majorHAnsi" w:hAnsiTheme="majorHAnsi" w:cstheme="majorHAnsi"/>
          <w:sz w:val="28"/>
          <w:lang w:val="en-US"/>
        </w:rPr>
        <w:t>ể</w:t>
      </w:r>
      <w:r w:rsidRPr="00EE4D9C">
        <w:rPr>
          <w:rFonts w:asciiTheme="majorHAnsi" w:hAnsiTheme="majorHAnsi" w:cstheme="majorHAnsi"/>
          <w:sz w:val="28"/>
          <w:lang w:val="en-US"/>
        </w:rPr>
        <w:t xml:space="preserve">n </w:t>
      </w:r>
      <w:r w:rsidR="00620A44" w:rsidRPr="00EE4D9C">
        <w:rPr>
          <w:rFonts w:asciiTheme="majorHAnsi" w:hAnsiTheme="majorHAnsi" w:cstheme="majorHAnsi"/>
          <w:sz w:val="28"/>
          <w:lang w:val="en-US"/>
        </w:rPr>
        <w:t>thị</w:t>
      </w:r>
      <w:r w:rsidRPr="00EE4D9C">
        <w:rPr>
          <w:rFonts w:asciiTheme="majorHAnsi" w:hAnsiTheme="majorHAnsi" w:cstheme="majorHAnsi"/>
          <w:sz w:val="28"/>
          <w:lang w:val="en-US"/>
        </w:rPr>
        <w:t xml:space="preserve"> giao diện:</w:t>
      </w:r>
    </w:p>
    <w:p w14:paraId="0EB93CBF" w14:textId="15679A32" w:rsidR="00EE4D9C" w:rsidRPr="00C206D2" w:rsidRDefault="00EE4D9C" w:rsidP="00C206D2">
      <w:pPr>
        <w:tabs>
          <w:tab w:val="left" w:pos="1854"/>
        </w:tabs>
        <w:rPr>
          <w:rFonts w:asciiTheme="majorHAnsi" w:hAnsiTheme="majorHAnsi" w:cstheme="majorHAnsi"/>
          <w:sz w:val="32"/>
          <w:szCs w:val="32"/>
          <w:lang w:val="en-US"/>
        </w:rPr>
      </w:pPr>
      <w:r w:rsidRPr="007E750F">
        <w:rPr>
          <w:noProof/>
          <w:lang w:val="en-US"/>
        </w:rPr>
        <w:lastRenderedPageBreak/>
        <w:drawing>
          <wp:anchor distT="0" distB="0" distL="114300" distR="114300" simplePos="0" relativeHeight="251730432" behindDoc="0" locked="0" layoutInCell="1" allowOverlap="1" wp14:anchorId="34CD0F4C" wp14:editId="629B28B8">
            <wp:simplePos x="0" y="0"/>
            <wp:positionH relativeFrom="column">
              <wp:posOffset>1284605</wp:posOffset>
            </wp:positionH>
            <wp:positionV relativeFrom="paragraph">
              <wp:posOffset>2540</wp:posOffset>
            </wp:positionV>
            <wp:extent cx="3810635" cy="2143760"/>
            <wp:effectExtent l="0" t="0" r="6985" b="0"/>
            <wp:wrapTopAndBottom/>
            <wp:docPr id="328806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06125"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0635" cy="2143760"/>
                    </a:xfrm>
                    <a:prstGeom prst="rect">
                      <a:avLst/>
                    </a:prstGeom>
                  </pic:spPr>
                </pic:pic>
              </a:graphicData>
            </a:graphic>
            <wp14:sizeRelH relativeFrom="margin">
              <wp14:pctWidth>0</wp14:pctWidth>
            </wp14:sizeRelH>
            <wp14:sizeRelV relativeFrom="margin">
              <wp14:pctHeight>0</wp14:pctHeight>
            </wp14:sizeRelV>
          </wp:anchor>
        </w:drawing>
      </w:r>
    </w:p>
    <w:p w14:paraId="64C02DC6" w14:textId="5AC01161" w:rsidR="00EE4D9C" w:rsidRPr="00EE4D9C" w:rsidRDefault="00B04DB3" w:rsidP="00EE4D9C">
      <w:pPr>
        <w:pStyle w:val="ListParagraph"/>
        <w:numPr>
          <w:ilvl w:val="0"/>
          <w:numId w:val="63"/>
        </w:numPr>
        <w:tabs>
          <w:tab w:val="left" w:pos="1854"/>
        </w:tabs>
        <w:rPr>
          <w:rFonts w:asciiTheme="majorHAnsi" w:hAnsiTheme="majorHAnsi" w:cstheme="majorHAnsi"/>
          <w:sz w:val="28"/>
          <w:lang w:val="en-US"/>
        </w:rPr>
      </w:pPr>
      <w:r w:rsidRPr="00EE4D9C">
        <w:rPr>
          <w:rFonts w:asciiTheme="majorHAnsi" w:hAnsiTheme="majorHAnsi" w:cstheme="majorHAnsi"/>
          <w:sz w:val="28"/>
          <w:lang w:val="en-US"/>
        </w:rPr>
        <w:t>Sửa thông tin sách:</w:t>
      </w:r>
    </w:p>
    <w:p w14:paraId="4BFE8B0A" w14:textId="65D6E4C8" w:rsidR="0072468D" w:rsidRPr="00C206D2" w:rsidRDefault="00EE4D9C" w:rsidP="00C206D2">
      <w:pPr>
        <w:tabs>
          <w:tab w:val="left" w:pos="1854"/>
        </w:tabs>
        <w:spacing w:before="60" w:after="60" w:line="312" w:lineRule="auto"/>
        <w:ind w:firstLine="720"/>
        <w:rPr>
          <w:rFonts w:asciiTheme="majorHAnsi" w:hAnsiTheme="majorHAnsi" w:cstheme="majorHAnsi"/>
          <w:sz w:val="28"/>
          <w:lang w:val="en-US"/>
        </w:rPr>
      </w:pPr>
      <w:r w:rsidRPr="007E750F">
        <w:rPr>
          <w:rFonts w:asciiTheme="majorHAnsi" w:hAnsiTheme="majorHAnsi" w:cstheme="majorHAnsi"/>
          <w:noProof/>
          <w:sz w:val="32"/>
          <w:szCs w:val="32"/>
          <w:lang w:val="en-US"/>
        </w:rPr>
        <w:drawing>
          <wp:anchor distT="0" distB="0" distL="114300" distR="114300" simplePos="0" relativeHeight="251731456" behindDoc="0" locked="0" layoutInCell="1" allowOverlap="1" wp14:anchorId="33AFA053" wp14:editId="2B0B1115">
            <wp:simplePos x="0" y="0"/>
            <wp:positionH relativeFrom="column">
              <wp:posOffset>1253490</wp:posOffset>
            </wp:positionH>
            <wp:positionV relativeFrom="paragraph">
              <wp:posOffset>664845</wp:posOffset>
            </wp:positionV>
            <wp:extent cx="4076700" cy="2292985"/>
            <wp:effectExtent l="0" t="0" r="0" b="0"/>
            <wp:wrapTopAndBottom/>
            <wp:docPr id="13061319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31909"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76700" cy="2292985"/>
                    </a:xfrm>
                    <a:prstGeom prst="rect">
                      <a:avLst/>
                    </a:prstGeom>
                  </pic:spPr>
                </pic:pic>
              </a:graphicData>
            </a:graphic>
            <wp14:sizeRelH relativeFrom="margin">
              <wp14:pctWidth>0</wp14:pctWidth>
            </wp14:sizeRelH>
            <wp14:sizeRelV relativeFrom="margin">
              <wp14:pctHeight>0</wp14:pctHeight>
            </wp14:sizeRelV>
          </wp:anchor>
        </w:drawing>
      </w:r>
      <w:r w:rsidR="0072468D" w:rsidRPr="00EE4D9C">
        <w:rPr>
          <w:rFonts w:asciiTheme="majorHAnsi" w:hAnsiTheme="majorHAnsi" w:cstheme="majorHAnsi"/>
          <w:sz w:val="28"/>
          <w:lang w:val="en-US"/>
        </w:rPr>
        <w:t>Ngoài trở lại danh sách sách, người dùng có thể trực tiếp sử dụng tính “Sửa thông tin sách” thông qua thao tác nhấp vào nút “Sửa”:</w:t>
      </w:r>
    </w:p>
    <w:p w14:paraId="4AEDCED5" w14:textId="77777777" w:rsidR="00393CA8" w:rsidRDefault="0072468D" w:rsidP="00B25B4B">
      <w:pPr>
        <w:tabs>
          <w:tab w:val="left" w:pos="1854"/>
        </w:tabs>
        <w:spacing w:before="60" w:after="60" w:line="312" w:lineRule="auto"/>
        <w:ind w:firstLine="720"/>
        <w:rPr>
          <w:rFonts w:asciiTheme="majorHAnsi" w:hAnsiTheme="majorHAnsi" w:cstheme="majorHAnsi"/>
          <w:noProof/>
          <w:sz w:val="32"/>
          <w:szCs w:val="32"/>
          <w:lang w:val="en-US"/>
        </w:rPr>
      </w:pPr>
      <w:r w:rsidRPr="007E750F">
        <w:rPr>
          <w:rFonts w:asciiTheme="majorHAnsi" w:hAnsiTheme="majorHAnsi" w:cstheme="majorHAnsi"/>
          <w:sz w:val="32"/>
          <w:szCs w:val="32"/>
          <w:lang w:val="en-US"/>
        </w:rPr>
        <w:t xml:space="preserve">Hoặc một phương thức khác để người dùng sửa thông tin sách là nhấp nút “Sửa” trên </w:t>
      </w:r>
      <w:r w:rsidR="00620A44" w:rsidRPr="007E750F">
        <w:rPr>
          <w:rFonts w:asciiTheme="majorHAnsi" w:hAnsiTheme="majorHAnsi" w:cstheme="majorHAnsi"/>
          <w:sz w:val="32"/>
          <w:szCs w:val="32"/>
          <w:lang w:val="en-US"/>
        </w:rPr>
        <w:t>cuốn sách ở trang chủ:</w:t>
      </w:r>
      <w:r w:rsidR="00393CA8" w:rsidRPr="00393CA8">
        <w:rPr>
          <w:rFonts w:asciiTheme="majorHAnsi" w:hAnsiTheme="majorHAnsi" w:cstheme="majorHAnsi"/>
          <w:noProof/>
          <w:sz w:val="32"/>
          <w:szCs w:val="32"/>
          <w:lang w:val="en-US"/>
        </w:rPr>
        <w:t xml:space="preserve"> </w:t>
      </w:r>
    </w:p>
    <w:p w14:paraId="1F90A65A" w14:textId="0F464DA8" w:rsidR="00B04DB3" w:rsidRPr="007E750F" w:rsidRDefault="00393CA8" w:rsidP="00C206D2">
      <w:pPr>
        <w:tabs>
          <w:tab w:val="left" w:pos="1854"/>
        </w:tabs>
        <w:spacing w:before="60" w:after="60" w:line="312" w:lineRule="auto"/>
        <w:ind w:firstLine="720"/>
        <w:jc w:val="center"/>
        <w:rPr>
          <w:rFonts w:asciiTheme="majorHAnsi" w:hAnsiTheme="majorHAnsi" w:cstheme="majorHAnsi"/>
          <w:sz w:val="32"/>
          <w:szCs w:val="32"/>
          <w:lang w:val="en-US"/>
        </w:rPr>
      </w:pPr>
      <w:r w:rsidRPr="007E750F">
        <w:rPr>
          <w:rFonts w:asciiTheme="majorHAnsi" w:hAnsiTheme="majorHAnsi" w:cstheme="majorHAnsi"/>
          <w:noProof/>
          <w:sz w:val="32"/>
          <w:szCs w:val="32"/>
          <w:lang w:val="en-US"/>
        </w:rPr>
        <w:drawing>
          <wp:inline distT="0" distB="0" distL="0" distR="0" wp14:anchorId="4B971EE2" wp14:editId="0623EB6B">
            <wp:extent cx="4632960" cy="2614451"/>
            <wp:effectExtent l="0" t="0" r="0" b="0"/>
            <wp:docPr id="37006478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64789" name="Picture 8"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39519" cy="2618152"/>
                    </a:xfrm>
                    <a:prstGeom prst="rect">
                      <a:avLst/>
                    </a:prstGeom>
                  </pic:spPr>
                </pic:pic>
              </a:graphicData>
            </a:graphic>
          </wp:inline>
        </w:drawing>
      </w:r>
    </w:p>
    <w:p w14:paraId="7C2F5D01" w14:textId="6FB610CF" w:rsidR="00620A44" w:rsidRPr="00B25B4B" w:rsidRDefault="00EE4D9C" w:rsidP="00C206D2">
      <w:pPr>
        <w:tabs>
          <w:tab w:val="left" w:pos="1486"/>
        </w:tabs>
        <w:spacing w:line="240" w:lineRule="auto"/>
        <w:rPr>
          <w:rFonts w:asciiTheme="majorHAnsi" w:hAnsiTheme="majorHAnsi" w:cstheme="majorHAnsi"/>
          <w:sz w:val="28"/>
          <w:lang w:val="en-US"/>
        </w:rPr>
      </w:pPr>
      <w:r w:rsidRPr="007E750F">
        <w:rPr>
          <w:rFonts w:asciiTheme="majorHAnsi" w:hAnsiTheme="majorHAnsi" w:cstheme="majorHAnsi"/>
          <w:noProof/>
          <w:sz w:val="32"/>
          <w:szCs w:val="32"/>
          <w:lang w:val="en-US"/>
        </w:rPr>
        <w:lastRenderedPageBreak/>
        <w:drawing>
          <wp:anchor distT="0" distB="0" distL="114300" distR="114300" simplePos="0" relativeHeight="251732480" behindDoc="0" locked="0" layoutInCell="1" allowOverlap="1" wp14:anchorId="0D7F8D41" wp14:editId="36AFD148">
            <wp:simplePos x="0" y="0"/>
            <wp:positionH relativeFrom="column">
              <wp:posOffset>177165</wp:posOffset>
            </wp:positionH>
            <wp:positionV relativeFrom="paragraph">
              <wp:posOffset>480695</wp:posOffset>
            </wp:positionV>
            <wp:extent cx="5808980" cy="3168650"/>
            <wp:effectExtent l="0" t="0" r="1270" b="0"/>
            <wp:wrapTopAndBottom/>
            <wp:docPr id="163064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4025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808980" cy="3168650"/>
                    </a:xfrm>
                    <a:prstGeom prst="rect">
                      <a:avLst/>
                    </a:prstGeom>
                  </pic:spPr>
                </pic:pic>
              </a:graphicData>
            </a:graphic>
            <wp14:sizeRelH relativeFrom="margin">
              <wp14:pctWidth>0</wp14:pctWidth>
            </wp14:sizeRelH>
          </wp:anchor>
        </w:drawing>
      </w:r>
      <w:r w:rsidR="00620A44" w:rsidRPr="00EE4D9C">
        <w:rPr>
          <w:rFonts w:asciiTheme="majorHAnsi" w:hAnsiTheme="majorHAnsi" w:cstheme="majorHAnsi"/>
          <w:sz w:val="28"/>
          <w:lang w:val="en-US"/>
        </w:rPr>
        <w:t>Sau khi người dùng nhấp vào ô “Sửa”, trang web sẽ hiển thị giao diện:</w:t>
      </w:r>
    </w:p>
    <w:p w14:paraId="56EB09CB" w14:textId="45984A99" w:rsidR="00620A44" w:rsidRPr="00090AFF" w:rsidRDefault="00C206D2" w:rsidP="00090AFF">
      <w:pPr>
        <w:tabs>
          <w:tab w:val="left" w:pos="1302"/>
        </w:tabs>
        <w:ind w:firstLine="720"/>
        <w:rPr>
          <w:rFonts w:asciiTheme="majorHAnsi" w:hAnsiTheme="majorHAnsi" w:cstheme="majorHAnsi"/>
          <w:sz w:val="28"/>
          <w:lang w:val="en-US"/>
        </w:rPr>
      </w:pPr>
      <w:r w:rsidRPr="00B25B4B">
        <w:rPr>
          <w:rFonts w:asciiTheme="majorHAnsi" w:hAnsiTheme="majorHAnsi" w:cstheme="majorHAnsi"/>
          <w:noProof/>
          <w:sz w:val="28"/>
          <w:lang w:val="en-US"/>
        </w:rPr>
        <w:drawing>
          <wp:anchor distT="0" distB="0" distL="114300" distR="114300" simplePos="0" relativeHeight="251744768" behindDoc="0" locked="0" layoutInCell="1" allowOverlap="1" wp14:anchorId="5213F9E9" wp14:editId="64DB487B">
            <wp:simplePos x="0" y="0"/>
            <wp:positionH relativeFrom="column">
              <wp:posOffset>384810</wp:posOffset>
            </wp:positionH>
            <wp:positionV relativeFrom="paragraph">
              <wp:posOffset>3893820</wp:posOffset>
            </wp:positionV>
            <wp:extent cx="5607050" cy="3058160"/>
            <wp:effectExtent l="0" t="0" r="0" b="8890"/>
            <wp:wrapTopAndBottom/>
            <wp:docPr id="680724750"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24750" name="Picture 9"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607050" cy="3058160"/>
                    </a:xfrm>
                    <a:prstGeom prst="rect">
                      <a:avLst/>
                    </a:prstGeom>
                  </pic:spPr>
                </pic:pic>
              </a:graphicData>
            </a:graphic>
            <wp14:sizeRelH relativeFrom="margin">
              <wp14:pctWidth>0</wp14:pctWidth>
            </wp14:sizeRelH>
          </wp:anchor>
        </w:drawing>
      </w:r>
      <w:r w:rsidR="00620A44" w:rsidRPr="00EE4D9C">
        <w:rPr>
          <w:rFonts w:asciiTheme="majorHAnsi" w:hAnsiTheme="majorHAnsi" w:cstheme="majorHAnsi"/>
          <w:sz w:val="28"/>
          <w:lang w:val="en-US"/>
        </w:rPr>
        <w:t>Tại đây người dùng có thể chỉnh sửa thông tin cuốn sách. Sau khi hoàn thành việc thay đổi thông tin, người dùng nhấp vào ô “Cập nhật”:</w:t>
      </w:r>
    </w:p>
    <w:p w14:paraId="24898195" w14:textId="6C92D5BF" w:rsidR="00620A44" w:rsidRPr="00EE4D9C" w:rsidRDefault="00620A44" w:rsidP="00B25B4B">
      <w:pPr>
        <w:tabs>
          <w:tab w:val="left" w:pos="1302"/>
        </w:tabs>
        <w:spacing w:before="60" w:after="60" w:line="312" w:lineRule="auto"/>
        <w:ind w:firstLine="720"/>
        <w:rPr>
          <w:rFonts w:asciiTheme="majorHAnsi" w:hAnsiTheme="majorHAnsi" w:cstheme="majorHAnsi"/>
          <w:sz w:val="28"/>
          <w:lang w:val="en-US"/>
        </w:rPr>
      </w:pPr>
      <w:r w:rsidRPr="00EE4D9C">
        <w:rPr>
          <w:rFonts w:asciiTheme="majorHAnsi" w:hAnsiTheme="majorHAnsi" w:cstheme="majorHAnsi"/>
          <w:sz w:val="28"/>
          <w:lang w:val="en-US"/>
        </w:rPr>
        <w:t>Thao tác này giúp lưu cập nhật thông tin đã chỉnh sửa về database đồng thời đưa người dùng về trang chủ với dòng thông báo “</w:t>
      </w:r>
      <w:r w:rsidRPr="00EE4D9C">
        <w:rPr>
          <w:rFonts w:asciiTheme="majorHAnsi" w:hAnsiTheme="majorHAnsi" w:cstheme="majorHAnsi"/>
          <w:sz w:val="28"/>
        </w:rPr>
        <w:t>Book updated successfully.</w:t>
      </w:r>
      <w:r w:rsidRPr="00EE4D9C">
        <w:rPr>
          <w:rFonts w:asciiTheme="majorHAnsi" w:hAnsiTheme="majorHAnsi" w:cstheme="majorHAnsi"/>
          <w:sz w:val="28"/>
          <w:lang w:val="en-US"/>
        </w:rPr>
        <w:t>”:</w:t>
      </w:r>
    </w:p>
    <w:p w14:paraId="5BA37C2E" w14:textId="59963C28" w:rsidR="00C206D2" w:rsidRPr="00C206D2" w:rsidRDefault="00C206D2" w:rsidP="00DD14FC">
      <w:pPr>
        <w:tabs>
          <w:tab w:val="left" w:pos="1302"/>
        </w:tabs>
        <w:rPr>
          <w:rFonts w:asciiTheme="majorHAnsi" w:hAnsiTheme="majorHAnsi" w:cstheme="majorHAnsi"/>
          <w:noProof/>
          <w:sz w:val="28"/>
          <w:lang w:val="en-US"/>
        </w:rPr>
      </w:pPr>
      <w:r w:rsidRPr="00B25B4B">
        <w:rPr>
          <w:rFonts w:asciiTheme="majorHAnsi" w:hAnsiTheme="majorHAnsi" w:cstheme="majorHAnsi"/>
          <w:noProof/>
          <w:sz w:val="28"/>
          <w:lang w:val="en-US"/>
        </w:rPr>
        <w:lastRenderedPageBreak/>
        <w:drawing>
          <wp:anchor distT="0" distB="0" distL="114300" distR="114300" simplePos="0" relativeHeight="251746816" behindDoc="0" locked="0" layoutInCell="1" allowOverlap="1" wp14:anchorId="0CE56CCF" wp14:editId="29DC5E8C">
            <wp:simplePos x="0" y="0"/>
            <wp:positionH relativeFrom="column">
              <wp:posOffset>824346</wp:posOffset>
            </wp:positionH>
            <wp:positionV relativeFrom="paragraph">
              <wp:posOffset>115</wp:posOffset>
            </wp:positionV>
            <wp:extent cx="3747135" cy="2066290"/>
            <wp:effectExtent l="0" t="0" r="5715" b="0"/>
            <wp:wrapTopAndBottom/>
            <wp:docPr id="28955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5128" name="Picture 1"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47135" cy="2066290"/>
                    </a:xfrm>
                    <a:prstGeom prst="rect">
                      <a:avLst/>
                    </a:prstGeom>
                  </pic:spPr>
                </pic:pic>
              </a:graphicData>
            </a:graphic>
            <wp14:sizeRelH relativeFrom="margin">
              <wp14:pctWidth>0</wp14:pctWidth>
            </wp14:sizeRelH>
            <wp14:sizeRelV relativeFrom="margin">
              <wp14:pctHeight>0</wp14:pctHeight>
            </wp14:sizeRelV>
          </wp:anchor>
        </w:drawing>
      </w:r>
    </w:p>
    <w:p w14:paraId="6514B33D" w14:textId="17A1AD3A" w:rsidR="00620A44" w:rsidRPr="00EE4D9C" w:rsidRDefault="00B04DB3" w:rsidP="00EE4D9C">
      <w:pPr>
        <w:pStyle w:val="ListParagraph"/>
        <w:numPr>
          <w:ilvl w:val="0"/>
          <w:numId w:val="63"/>
        </w:numPr>
        <w:tabs>
          <w:tab w:val="left" w:pos="1302"/>
        </w:tabs>
        <w:rPr>
          <w:rFonts w:asciiTheme="majorHAnsi" w:hAnsiTheme="majorHAnsi" w:cstheme="majorHAnsi"/>
          <w:sz w:val="28"/>
          <w:lang w:val="en-US"/>
        </w:rPr>
      </w:pPr>
      <w:r w:rsidRPr="00EE4D9C">
        <w:rPr>
          <w:rFonts w:asciiTheme="majorHAnsi" w:hAnsiTheme="majorHAnsi" w:cstheme="majorHAnsi"/>
          <w:sz w:val="28"/>
          <w:lang w:val="en-US"/>
        </w:rPr>
        <w:t>Xoá sách:</w:t>
      </w:r>
    </w:p>
    <w:p w14:paraId="72C32C52" w14:textId="4698649D" w:rsidR="005D3277" w:rsidRPr="00090AFF" w:rsidRDefault="00C206D2" w:rsidP="00C206D2">
      <w:pPr>
        <w:tabs>
          <w:tab w:val="left" w:pos="1302"/>
        </w:tabs>
        <w:spacing w:before="60" w:after="60" w:line="312" w:lineRule="auto"/>
        <w:ind w:firstLine="720"/>
        <w:rPr>
          <w:rFonts w:asciiTheme="majorHAnsi" w:hAnsiTheme="majorHAnsi" w:cstheme="majorHAnsi"/>
          <w:sz w:val="28"/>
          <w:lang w:val="en-US"/>
        </w:rPr>
      </w:pPr>
      <w:r w:rsidRPr="007E750F">
        <w:rPr>
          <w:rFonts w:asciiTheme="majorHAnsi" w:hAnsiTheme="majorHAnsi" w:cstheme="majorHAnsi"/>
          <w:noProof/>
          <w:sz w:val="32"/>
          <w:szCs w:val="32"/>
          <w:lang w:val="en-US"/>
        </w:rPr>
        <w:drawing>
          <wp:anchor distT="0" distB="0" distL="114300" distR="114300" simplePos="0" relativeHeight="251740672" behindDoc="0" locked="0" layoutInCell="1" allowOverlap="1" wp14:anchorId="7F829677" wp14:editId="6C62EAF3">
            <wp:simplePos x="0" y="0"/>
            <wp:positionH relativeFrom="column">
              <wp:posOffset>692785</wp:posOffset>
            </wp:positionH>
            <wp:positionV relativeFrom="paragraph">
              <wp:posOffset>621665</wp:posOffset>
            </wp:positionV>
            <wp:extent cx="4739005" cy="2673350"/>
            <wp:effectExtent l="0" t="0" r="4445" b="0"/>
            <wp:wrapTopAndBottom/>
            <wp:docPr id="105880754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07541" name="Picture 10"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39005" cy="2673350"/>
                    </a:xfrm>
                    <a:prstGeom prst="rect">
                      <a:avLst/>
                    </a:prstGeom>
                  </pic:spPr>
                </pic:pic>
              </a:graphicData>
            </a:graphic>
            <wp14:sizeRelH relativeFrom="margin">
              <wp14:pctWidth>0</wp14:pctWidth>
            </wp14:sizeRelH>
            <wp14:sizeRelV relativeFrom="margin">
              <wp14:pctHeight>0</wp14:pctHeight>
            </wp14:sizeRelV>
          </wp:anchor>
        </w:drawing>
      </w:r>
      <w:r w:rsidR="00B04DB3" w:rsidRPr="00EE4D9C">
        <w:rPr>
          <w:rFonts w:asciiTheme="majorHAnsi" w:hAnsiTheme="majorHAnsi" w:cstheme="majorHAnsi"/>
          <w:sz w:val="28"/>
          <w:lang w:val="en-US"/>
        </w:rPr>
        <w:t>Ở cả giao Danh sách sách trên trang chủ hay ở giao diện Xem chi tiết sách, ta đều có thể nhấp vào ô “Xoá” để thực hiện chức năng xoá sách:</w:t>
      </w:r>
    </w:p>
    <w:p w14:paraId="2C6F10C3" w14:textId="1DA8BB22" w:rsidR="00B04DB3" w:rsidRPr="007E750F" w:rsidRDefault="00B04DB3" w:rsidP="00B04DB3">
      <w:pPr>
        <w:tabs>
          <w:tab w:val="left" w:pos="1302"/>
        </w:tabs>
        <w:jc w:val="center"/>
        <w:rPr>
          <w:rFonts w:asciiTheme="majorHAnsi" w:hAnsiTheme="majorHAnsi" w:cstheme="majorHAnsi"/>
          <w:sz w:val="32"/>
          <w:szCs w:val="32"/>
          <w:lang w:val="en-US"/>
        </w:rPr>
      </w:pPr>
      <w:r w:rsidRPr="007E750F">
        <w:rPr>
          <w:rFonts w:asciiTheme="majorHAnsi" w:hAnsiTheme="majorHAnsi" w:cstheme="majorHAnsi"/>
          <w:noProof/>
          <w:sz w:val="32"/>
          <w:szCs w:val="32"/>
          <w:lang w:val="en-US"/>
        </w:rPr>
        <w:drawing>
          <wp:inline distT="0" distB="0" distL="0" distR="0" wp14:anchorId="65FEE226" wp14:editId="0203F1E1">
            <wp:extent cx="4495800" cy="2528888"/>
            <wp:effectExtent l="0" t="0" r="0" b="5080"/>
            <wp:docPr id="8735518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51802" name="Picture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21611" cy="2543407"/>
                    </a:xfrm>
                    <a:prstGeom prst="rect">
                      <a:avLst/>
                    </a:prstGeom>
                  </pic:spPr>
                </pic:pic>
              </a:graphicData>
            </a:graphic>
          </wp:inline>
        </w:drawing>
      </w:r>
    </w:p>
    <w:p w14:paraId="2374E1BC" w14:textId="21CF09FE" w:rsidR="00090AFF" w:rsidRPr="00C206D2" w:rsidRDefault="00C206D2" w:rsidP="00C206D2">
      <w:pPr>
        <w:tabs>
          <w:tab w:val="left" w:pos="1302"/>
        </w:tabs>
        <w:spacing w:line="240" w:lineRule="auto"/>
        <w:ind w:firstLine="720"/>
        <w:rPr>
          <w:rFonts w:asciiTheme="majorHAnsi" w:hAnsiTheme="majorHAnsi" w:cstheme="majorHAnsi"/>
          <w:sz w:val="28"/>
          <w:lang w:val="en-US"/>
        </w:rPr>
      </w:pPr>
      <w:r w:rsidRPr="007E750F">
        <w:rPr>
          <w:rFonts w:asciiTheme="majorHAnsi" w:hAnsiTheme="majorHAnsi" w:cstheme="majorHAnsi"/>
          <w:noProof/>
        </w:rPr>
        <w:lastRenderedPageBreak/>
        <w:drawing>
          <wp:anchor distT="0" distB="0" distL="114300" distR="114300" simplePos="0" relativeHeight="251742720" behindDoc="0" locked="0" layoutInCell="1" allowOverlap="1" wp14:anchorId="6BCA88EE" wp14:editId="42486F11">
            <wp:simplePos x="0" y="0"/>
            <wp:positionH relativeFrom="column">
              <wp:posOffset>304800</wp:posOffset>
            </wp:positionH>
            <wp:positionV relativeFrom="paragraph">
              <wp:posOffset>537845</wp:posOffset>
            </wp:positionV>
            <wp:extent cx="5645785" cy="3150870"/>
            <wp:effectExtent l="0" t="0" r="0" b="0"/>
            <wp:wrapTopAndBottom/>
            <wp:docPr id="572019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19739" name="Picture 1"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645785" cy="3150870"/>
                    </a:xfrm>
                    <a:prstGeom prst="rect">
                      <a:avLst/>
                    </a:prstGeom>
                  </pic:spPr>
                </pic:pic>
              </a:graphicData>
            </a:graphic>
            <wp14:sizeRelH relativeFrom="margin">
              <wp14:pctWidth>0</wp14:pctWidth>
            </wp14:sizeRelH>
          </wp:anchor>
        </w:drawing>
      </w:r>
      <w:r w:rsidR="00B04DB3" w:rsidRPr="00EE4D9C">
        <w:rPr>
          <w:rFonts w:asciiTheme="majorHAnsi" w:hAnsiTheme="majorHAnsi" w:cstheme="majorHAnsi"/>
          <w:sz w:val="28"/>
          <w:lang w:val="en-US"/>
        </w:rPr>
        <w:t>Sau khi nhấp vào ô “Xoá”</w:t>
      </w:r>
      <w:r w:rsidR="005D3277" w:rsidRPr="00EE4D9C">
        <w:rPr>
          <w:rFonts w:asciiTheme="majorHAnsi" w:hAnsiTheme="majorHAnsi" w:cstheme="majorHAnsi"/>
          <w:sz w:val="28"/>
          <w:lang w:val="en-US"/>
        </w:rPr>
        <w:t>, thông tin về cuốn sách được xoá ở database, đồng thời người dùng được đưa về trang chủ cùng thông báo “</w:t>
      </w:r>
      <w:r w:rsidR="005D3277" w:rsidRPr="00EE4D9C">
        <w:rPr>
          <w:rFonts w:asciiTheme="majorHAnsi" w:hAnsiTheme="majorHAnsi" w:cstheme="majorHAnsi"/>
          <w:sz w:val="28"/>
        </w:rPr>
        <w:t>Book deleted successfully</w:t>
      </w:r>
      <w:r w:rsidR="005D3277" w:rsidRPr="00EE4D9C">
        <w:rPr>
          <w:rFonts w:asciiTheme="majorHAnsi" w:hAnsiTheme="majorHAnsi" w:cstheme="majorHAnsi"/>
          <w:sz w:val="28"/>
          <w:lang w:val="en-US"/>
        </w:rPr>
        <w:t>”:</w:t>
      </w:r>
    </w:p>
    <w:p w14:paraId="1C1A829A" w14:textId="7EE0368D" w:rsidR="00090AFF" w:rsidRDefault="00090AFF" w:rsidP="00090AFF">
      <w:pPr>
        <w:pStyle w:val="ListParagraph"/>
        <w:numPr>
          <w:ilvl w:val="0"/>
          <w:numId w:val="60"/>
        </w:numPr>
        <w:spacing w:before="60" w:after="60" w:line="312" w:lineRule="auto"/>
        <w:rPr>
          <w:rFonts w:asciiTheme="majorHAnsi" w:hAnsiTheme="majorHAnsi" w:cstheme="majorHAnsi"/>
          <w:sz w:val="28"/>
          <w:lang w:val="en-US"/>
        </w:rPr>
      </w:pPr>
      <w:r>
        <w:rPr>
          <w:rFonts w:asciiTheme="majorHAnsi" w:hAnsiTheme="majorHAnsi" w:cstheme="majorHAnsi"/>
          <w:sz w:val="28"/>
          <w:lang w:val="en-US"/>
        </w:rPr>
        <w:t>Tính năng tìm kiếm sách</w:t>
      </w:r>
      <w:r w:rsidRPr="00EE4D9C">
        <w:rPr>
          <w:rFonts w:asciiTheme="majorHAnsi" w:hAnsiTheme="majorHAnsi" w:cstheme="majorHAnsi"/>
          <w:sz w:val="28"/>
          <w:lang w:val="en-US"/>
        </w:rPr>
        <w:t>:</w:t>
      </w:r>
    </w:p>
    <w:p w14:paraId="13F02163" w14:textId="2FC4DE73" w:rsidR="00C206D2" w:rsidRPr="00C206D2" w:rsidRDefault="00090AFF" w:rsidP="00C206D2">
      <w:pPr>
        <w:pStyle w:val="ListParagraph"/>
        <w:spacing w:before="60" w:after="60" w:line="312" w:lineRule="auto"/>
        <w:rPr>
          <w:rFonts w:asciiTheme="majorHAnsi" w:hAnsiTheme="majorHAnsi" w:cstheme="majorHAnsi"/>
          <w:sz w:val="28"/>
          <w:lang w:val="en-US"/>
        </w:rPr>
      </w:pPr>
      <w:r>
        <w:rPr>
          <w:rFonts w:asciiTheme="majorHAnsi" w:hAnsiTheme="majorHAnsi" w:cstheme="majorHAnsi"/>
          <w:sz w:val="28"/>
          <w:lang w:val="en-US"/>
        </w:rPr>
        <w:t xml:space="preserve">Để tìm kiếm sách, ta nhập tên sách hoặc tên tác giả vào search box: </w:t>
      </w:r>
    </w:p>
    <w:p w14:paraId="68E7983F" w14:textId="5D4ACEF6" w:rsidR="00090AFF" w:rsidRDefault="00090AFF" w:rsidP="00090AFF">
      <w:pPr>
        <w:pStyle w:val="ListParagraph"/>
        <w:spacing w:before="60" w:after="60" w:line="312" w:lineRule="auto"/>
        <w:rPr>
          <w:rFonts w:asciiTheme="majorHAnsi" w:hAnsiTheme="majorHAnsi" w:cstheme="majorHAnsi"/>
          <w:sz w:val="28"/>
          <w:lang w:val="en-US"/>
        </w:rPr>
      </w:pPr>
      <w:r>
        <w:rPr>
          <w:rFonts w:asciiTheme="majorHAnsi" w:hAnsiTheme="majorHAnsi" w:cstheme="majorHAnsi"/>
          <w:noProof/>
          <w:sz w:val="28"/>
          <w:lang w:val="en-US"/>
        </w:rPr>
        <w:drawing>
          <wp:inline distT="0" distB="0" distL="0" distR="0" wp14:anchorId="19F295D3" wp14:editId="0DFEC623">
            <wp:extent cx="4701169" cy="2644140"/>
            <wp:effectExtent l="0" t="0" r="4445" b="3810"/>
            <wp:docPr id="93703333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33332" name="Picture 3"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28220" cy="2659354"/>
                    </a:xfrm>
                    <a:prstGeom prst="rect">
                      <a:avLst/>
                    </a:prstGeom>
                  </pic:spPr>
                </pic:pic>
              </a:graphicData>
            </a:graphic>
          </wp:inline>
        </w:drawing>
      </w:r>
    </w:p>
    <w:p w14:paraId="19A2F6A8" w14:textId="0F8D13F1" w:rsidR="00090AFF" w:rsidRDefault="00393CA8" w:rsidP="00090AFF">
      <w:pPr>
        <w:pStyle w:val="ListParagraph"/>
        <w:spacing w:before="60" w:after="60" w:line="312" w:lineRule="auto"/>
        <w:rPr>
          <w:rFonts w:asciiTheme="majorHAnsi" w:hAnsiTheme="majorHAnsi" w:cstheme="majorHAnsi"/>
          <w:sz w:val="28"/>
          <w:lang w:val="en-US"/>
        </w:rPr>
      </w:pPr>
      <w:r>
        <w:rPr>
          <w:rFonts w:asciiTheme="majorHAnsi" w:hAnsiTheme="majorHAnsi" w:cstheme="majorHAnsi"/>
          <w:sz w:val="28"/>
          <w:lang w:val="en-US"/>
        </w:rPr>
        <w:t>Sau khi bấm “Tìm”, trang sẽ hiển thị những cuốn sách có tên, tác giả trùng với tìm kiếm:</w:t>
      </w:r>
    </w:p>
    <w:p w14:paraId="6590A4A8" w14:textId="77777777" w:rsidR="00393CA8" w:rsidRPr="00EE4D9C" w:rsidRDefault="00393CA8" w:rsidP="00090AFF">
      <w:pPr>
        <w:pStyle w:val="ListParagraph"/>
        <w:spacing w:before="60" w:after="60" w:line="312" w:lineRule="auto"/>
        <w:rPr>
          <w:rFonts w:asciiTheme="majorHAnsi" w:hAnsiTheme="majorHAnsi" w:cstheme="majorHAnsi"/>
          <w:sz w:val="28"/>
          <w:lang w:val="en-US"/>
        </w:rPr>
      </w:pPr>
    </w:p>
    <w:p w14:paraId="278DAAE8" w14:textId="092B2355" w:rsidR="00090AFF" w:rsidRDefault="00090AFF" w:rsidP="00C97D8C">
      <w:pPr>
        <w:tabs>
          <w:tab w:val="left" w:pos="1302"/>
        </w:tabs>
        <w:rPr>
          <w:rFonts w:asciiTheme="majorHAnsi" w:hAnsiTheme="majorHAnsi" w:cstheme="majorHAnsi"/>
          <w:sz w:val="36"/>
          <w:szCs w:val="36"/>
          <w:lang w:val="en-US"/>
        </w:rPr>
      </w:pPr>
    </w:p>
    <w:p w14:paraId="276CE837" w14:textId="2C18B8DF" w:rsidR="00090AFF" w:rsidRDefault="00090AFF" w:rsidP="00C97D8C">
      <w:pPr>
        <w:tabs>
          <w:tab w:val="left" w:pos="1302"/>
        </w:tabs>
        <w:rPr>
          <w:rFonts w:asciiTheme="majorHAnsi" w:hAnsiTheme="majorHAnsi" w:cstheme="majorHAnsi"/>
          <w:sz w:val="36"/>
          <w:szCs w:val="36"/>
          <w:lang w:val="en-US"/>
        </w:rPr>
      </w:pPr>
    </w:p>
    <w:p w14:paraId="04A7A121" w14:textId="6EF651C1" w:rsidR="00090AFF" w:rsidRDefault="00090AFF" w:rsidP="00C97D8C">
      <w:pPr>
        <w:tabs>
          <w:tab w:val="left" w:pos="1302"/>
        </w:tabs>
        <w:rPr>
          <w:rFonts w:asciiTheme="majorHAnsi" w:hAnsiTheme="majorHAnsi" w:cstheme="majorHAnsi"/>
          <w:sz w:val="36"/>
          <w:szCs w:val="36"/>
          <w:lang w:val="en-US"/>
        </w:rPr>
      </w:pPr>
    </w:p>
    <w:p w14:paraId="15F841A4" w14:textId="1BABAC5A" w:rsidR="00090AFF" w:rsidRDefault="00393CA8" w:rsidP="00C97D8C">
      <w:pPr>
        <w:tabs>
          <w:tab w:val="left" w:pos="1302"/>
        </w:tabs>
        <w:rPr>
          <w:rFonts w:asciiTheme="majorHAnsi" w:hAnsiTheme="majorHAnsi" w:cstheme="majorHAnsi"/>
          <w:sz w:val="36"/>
          <w:szCs w:val="36"/>
          <w:lang w:val="en-US"/>
        </w:rPr>
      </w:pPr>
      <w:r>
        <w:rPr>
          <w:rFonts w:asciiTheme="majorHAnsi" w:hAnsiTheme="majorHAnsi" w:cstheme="majorHAnsi"/>
          <w:noProof/>
          <w:sz w:val="36"/>
          <w:szCs w:val="36"/>
          <w:lang w:val="en-US"/>
        </w:rPr>
        <w:lastRenderedPageBreak/>
        <w:drawing>
          <wp:inline distT="0" distB="0" distL="0" distR="0" wp14:anchorId="23FFCB32" wp14:editId="536D5935">
            <wp:extent cx="6299835" cy="3702050"/>
            <wp:effectExtent l="0" t="0" r="5715" b="0"/>
            <wp:docPr id="10896319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3195" name="Picture 4"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6299835" cy="3702050"/>
                    </a:xfrm>
                    <a:prstGeom prst="rect">
                      <a:avLst/>
                    </a:prstGeom>
                  </pic:spPr>
                </pic:pic>
              </a:graphicData>
            </a:graphic>
          </wp:inline>
        </w:drawing>
      </w:r>
    </w:p>
    <w:p w14:paraId="5FFBD442" w14:textId="492469A6" w:rsidR="00393CA8" w:rsidRDefault="00393CA8" w:rsidP="00C97D8C">
      <w:pPr>
        <w:tabs>
          <w:tab w:val="left" w:pos="1302"/>
        </w:tabs>
        <w:rPr>
          <w:rFonts w:asciiTheme="majorHAnsi" w:hAnsiTheme="majorHAnsi" w:cstheme="majorHAnsi"/>
          <w:sz w:val="28"/>
          <w:lang w:val="en-US"/>
        </w:rPr>
      </w:pPr>
      <w:r>
        <w:rPr>
          <w:rFonts w:asciiTheme="majorHAnsi" w:hAnsiTheme="majorHAnsi" w:cstheme="majorHAnsi"/>
          <w:sz w:val="28"/>
          <w:lang w:val="en-US"/>
        </w:rPr>
        <w:t>Nếu không có kết quả phù hợp, trang sẽ hiện thông báo:</w:t>
      </w:r>
    </w:p>
    <w:p w14:paraId="3A559F65" w14:textId="3F39C2A0" w:rsidR="00393CA8" w:rsidRPr="00393CA8" w:rsidRDefault="00393CA8" w:rsidP="00C97D8C">
      <w:pPr>
        <w:tabs>
          <w:tab w:val="left" w:pos="1302"/>
        </w:tabs>
        <w:rPr>
          <w:rFonts w:asciiTheme="majorHAnsi" w:hAnsiTheme="majorHAnsi" w:cstheme="majorHAnsi"/>
          <w:sz w:val="28"/>
          <w:lang w:val="en-US"/>
        </w:rPr>
      </w:pPr>
      <w:r>
        <w:rPr>
          <w:rFonts w:asciiTheme="majorHAnsi" w:hAnsiTheme="majorHAnsi" w:cstheme="majorHAnsi"/>
          <w:noProof/>
          <w:sz w:val="28"/>
          <w:lang w:val="en-US"/>
        </w:rPr>
        <w:drawing>
          <wp:inline distT="0" distB="0" distL="0" distR="0" wp14:anchorId="25EC3744" wp14:editId="13FD5E53">
            <wp:extent cx="6299835" cy="3479800"/>
            <wp:effectExtent l="0" t="0" r="5715" b="6350"/>
            <wp:docPr id="101474446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44468" name="Picture 5"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6299835" cy="3479800"/>
                    </a:xfrm>
                    <a:prstGeom prst="rect">
                      <a:avLst/>
                    </a:prstGeom>
                  </pic:spPr>
                </pic:pic>
              </a:graphicData>
            </a:graphic>
          </wp:inline>
        </w:drawing>
      </w:r>
    </w:p>
    <w:p w14:paraId="4A40D7FD" w14:textId="77777777" w:rsidR="00393CA8" w:rsidRPr="00393CA8" w:rsidRDefault="00393CA8" w:rsidP="00C97D8C">
      <w:pPr>
        <w:tabs>
          <w:tab w:val="left" w:pos="1302"/>
        </w:tabs>
        <w:rPr>
          <w:rFonts w:asciiTheme="majorHAnsi" w:hAnsiTheme="majorHAnsi" w:cstheme="majorHAnsi"/>
          <w:sz w:val="28"/>
          <w:lang w:val="en-US"/>
        </w:rPr>
      </w:pPr>
    </w:p>
    <w:p w14:paraId="32560443" w14:textId="250624AB" w:rsidR="00393CA8" w:rsidRPr="00393CA8" w:rsidRDefault="00393CA8" w:rsidP="00393CA8">
      <w:pPr>
        <w:numPr>
          <w:ilvl w:val="0"/>
          <w:numId w:val="73"/>
        </w:numPr>
        <w:tabs>
          <w:tab w:val="left" w:pos="1302"/>
        </w:tabs>
        <w:rPr>
          <w:rFonts w:asciiTheme="majorHAnsi" w:hAnsiTheme="majorHAnsi" w:cstheme="majorHAnsi"/>
          <w:sz w:val="28"/>
          <w:lang w:val="en-US"/>
        </w:rPr>
      </w:pPr>
      <w:r w:rsidRPr="00393CA8">
        <w:rPr>
          <w:rFonts w:asciiTheme="majorHAnsi" w:hAnsiTheme="majorHAnsi" w:cstheme="majorHAnsi"/>
          <w:sz w:val="28"/>
          <w:lang w:val="en-US"/>
        </w:rPr>
        <w:t>Chức năng sắp xếp sách:</w:t>
      </w:r>
    </w:p>
    <w:p w14:paraId="22997E49" w14:textId="4509DB34" w:rsidR="00393CA8" w:rsidRDefault="00393CA8" w:rsidP="00393CA8">
      <w:pPr>
        <w:tabs>
          <w:tab w:val="left" w:pos="1302"/>
        </w:tabs>
        <w:ind w:left="720"/>
        <w:rPr>
          <w:rFonts w:asciiTheme="majorHAnsi" w:hAnsiTheme="majorHAnsi" w:cstheme="majorHAnsi"/>
          <w:sz w:val="28"/>
          <w:lang w:val="en-US"/>
        </w:rPr>
      </w:pPr>
      <w:r w:rsidRPr="00393CA8">
        <w:rPr>
          <w:rFonts w:asciiTheme="majorHAnsi" w:hAnsiTheme="majorHAnsi" w:cstheme="majorHAnsi"/>
          <w:sz w:val="28"/>
          <w:lang w:val="en-US"/>
        </w:rPr>
        <w:t>Người dùng</w:t>
      </w:r>
      <w:r>
        <w:rPr>
          <w:rFonts w:asciiTheme="majorHAnsi" w:hAnsiTheme="majorHAnsi" w:cstheme="majorHAnsi"/>
          <w:sz w:val="28"/>
          <w:lang w:val="en-US"/>
        </w:rPr>
        <w:t xml:space="preserve"> chọn hình thức sắp xếp rồi bấm “Sắp xếp”, các cuốn sách sẽ được sắp xếp theo thứ tự đã chọn:</w:t>
      </w:r>
    </w:p>
    <w:p w14:paraId="624CC007" w14:textId="1848E406" w:rsidR="00393CA8" w:rsidRPr="00393CA8" w:rsidRDefault="00393CA8" w:rsidP="00393CA8">
      <w:pPr>
        <w:tabs>
          <w:tab w:val="left" w:pos="1302"/>
        </w:tabs>
        <w:ind w:left="720"/>
        <w:jc w:val="center"/>
        <w:rPr>
          <w:rFonts w:asciiTheme="majorHAnsi" w:hAnsiTheme="majorHAnsi" w:cstheme="majorHAnsi"/>
          <w:sz w:val="28"/>
          <w:lang w:val="en-US"/>
        </w:rPr>
      </w:pPr>
      <w:r>
        <w:rPr>
          <w:rFonts w:asciiTheme="majorHAnsi" w:hAnsiTheme="majorHAnsi" w:cstheme="majorHAnsi"/>
          <w:noProof/>
          <w:sz w:val="28"/>
          <w:lang w:val="en-US"/>
        </w:rPr>
        <w:lastRenderedPageBreak/>
        <w:drawing>
          <wp:inline distT="0" distB="0" distL="0" distR="0" wp14:anchorId="3F60864F" wp14:editId="3ABDA285">
            <wp:extent cx="6299835" cy="3543300"/>
            <wp:effectExtent l="0" t="0" r="5715" b="0"/>
            <wp:docPr id="162974145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41454" name="Picture 6"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6299835" cy="3543300"/>
                    </a:xfrm>
                    <a:prstGeom prst="rect">
                      <a:avLst/>
                    </a:prstGeom>
                  </pic:spPr>
                </pic:pic>
              </a:graphicData>
            </a:graphic>
          </wp:inline>
        </w:drawing>
      </w:r>
    </w:p>
    <w:p w14:paraId="03F23698" w14:textId="77777777" w:rsidR="00090AFF" w:rsidRPr="007E750F" w:rsidRDefault="00090AFF" w:rsidP="00C97D8C">
      <w:pPr>
        <w:tabs>
          <w:tab w:val="left" w:pos="1302"/>
        </w:tabs>
        <w:rPr>
          <w:rFonts w:asciiTheme="majorHAnsi" w:hAnsiTheme="majorHAnsi" w:cstheme="majorHAnsi"/>
          <w:sz w:val="36"/>
          <w:szCs w:val="36"/>
          <w:lang w:val="en-US"/>
        </w:rPr>
      </w:pPr>
    </w:p>
    <w:p w14:paraId="0AF0514B" w14:textId="755700CA" w:rsidR="00C97D8C" w:rsidRPr="00D95F6F" w:rsidRDefault="00D95F6F" w:rsidP="00D95F6F">
      <w:pPr>
        <w:pStyle w:val="Heading2"/>
        <w:rPr>
          <w:sz w:val="32"/>
          <w:lang w:val="en-US"/>
        </w:rPr>
      </w:pPr>
      <w:bookmarkStart w:id="16" w:name="_Toc191522021"/>
      <w:r>
        <w:rPr>
          <w:lang w:val="en-US"/>
        </w:rPr>
        <w:t>Thiết kế chức năng</w:t>
      </w:r>
      <w:bookmarkEnd w:id="16"/>
    </w:p>
    <w:p w14:paraId="742A0928" w14:textId="436B753E" w:rsidR="00C97D8C" w:rsidRPr="007E750F" w:rsidRDefault="00C97D8C" w:rsidP="00D95F6F">
      <w:pPr>
        <w:pStyle w:val="Heading3"/>
        <w:rPr>
          <w:lang w:val="en-US"/>
        </w:rPr>
      </w:pPr>
      <w:bookmarkStart w:id="17" w:name="_Toc191522022"/>
      <w:r w:rsidRPr="007E750F">
        <w:rPr>
          <w:lang w:val="en-US"/>
        </w:rPr>
        <w:t>Sơ đồ tuần tự của các chức năng</w:t>
      </w:r>
      <w:r w:rsidR="001B598E" w:rsidRPr="007E750F">
        <w:rPr>
          <w:lang w:val="en-US"/>
        </w:rPr>
        <w:t>:</w:t>
      </w:r>
      <w:bookmarkEnd w:id="17"/>
    </w:p>
    <w:p w14:paraId="6FEA9E5B" w14:textId="65E46ECE" w:rsidR="00C97D8C" w:rsidRPr="00D95F6F" w:rsidRDefault="00D95F6F" w:rsidP="00D95F6F">
      <w:pPr>
        <w:pStyle w:val="ListParagraph"/>
        <w:numPr>
          <w:ilvl w:val="0"/>
          <w:numId w:val="60"/>
        </w:numPr>
        <w:tabs>
          <w:tab w:val="left" w:pos="1302"/>
        </w:tabs>
        <w:rPr>
          <w:rFonts w:asciiTheme="majorHAnsi" w:hAnsiTheme="majorHAnsi" w:cstheme="majorHAnsi"/>
          <w:sz w:val="28"/>
          <w:lang w:val="en-US"/>
        </w:rPr>
      </w:pPr>
      <w:r>
        <w:rPr>
          <w:rFonts w:asciiTheme="majorHAnsi" w:hAnsiTheme="majorHAnsi" w:cstheme="majorHAnsi"/>
          <w:sz w:val="36"/>
          <w:szCs w:val="36"/>
          <w:lang w:val="en-US"/>
        </w:rPr>
        <w:t xml:space="preserve"> </w:t>
      </w:r>
      <w:r w:rsidR="00C97D8C" w:rsidRPr="00D95F6F">
        <w:rPr>
          <w:rFonts w:asciiTheme="majorHAnsi" w:hAnsiTheme="majorHAnsi" w:cstheme="majorHAnsi"/>
          <w:sz w:val="28"/>
          <w:lang w:val="en-US"/>
        </w:rPr>
        <w:t>Chức năng “Thêm sách mới”:</w:t>
      </w:r>
    </w:p>
    <w:p w14:paraId="78F24AD9" w14:textId="4A8E84C0" w:rsidR="00DD14FC" w:rsidRPr="007E750F" w:rsidRDefault="00C97D8C" w:rsidP="00C97D8C">
      <w:pPr>
        <w:pStyle w:val="ListParagraph"/>
        <w:tabs>
          <w:tab w:val="left" w:pos="1302"/>
        </w:tabs>
        <w:ind w:left="1843" w:hanging="1809"/>
        <w:jc w:val="center"/>
        <w:rPr>
          <w:rFonts w:asciiTheme="majorHAnsi" w:hAnsiTheme="majorHAnsi" w:cstheme="majorHAnsi"/>
          <w:sz w:val="36"/>
          <w:szCs w:val="36"/>
          <w:lang w:val="en-US"/>
        </w:rPr>
      </w:pPr>
      <w:r w:rsidRPr="007E750F">
        <w:rPr>
          <w:rFonts w:asciiTheme="majorHAnsi" w:hAnsiTheme="majorHAnsi" w:cstheme="majorHAnsi"/>
          <w:noProof/>
          <w:sz w:val="36"/>
          <w:szCs w:val="36"/>
          <w:lang w:val="en-US"/>
        </w:rPr>
        <w:drawing>
          <wp:inline distT="0" distB="0" distL="0" distR="0" wp14:anchorId="456CEA9E" wp14:editId="637C7733">
            <wp:extent cx="2476950" cy="4133364"/>
            <wp:effectExtent l="0" t="0" r="0" b="635"/>
            <wp:docPr id="4659347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34798" name="Picture 12"/>
                    <pic:cNvPicPr/>
                  </pic:nvPicPr>
                  <pic:blipFill>
                    <a:blip r:embed="rId35">
                      <a:extLst>
                        <a:ext uri="{28A0092B-C50C-407E-A947-70E740481C1C}">
                          <a14:useLocalDpi xmlns:a14="http://schemas.microsoft.com/office/drawing/2010/main" val="0"/>
                        </a:ext>
                      </a:extLst>
                    </a:blip>
                    <a:stretch>
                      <a:fillRect/>
                    </a:stretch>
                  </pic:blipFill>
                  <pic:spPr>
                    <a:xfrm>
                      <a:off x="0" y="0"/>
                      <a:ext cx="2476950" cy="4133364"/>
                    </a:xfrm>
                    <a:prstGeom prst="rect">
                      <a:avLst/>
                    </a:prstGeom>
                  </pic:spPr>
                </pic:pic>
              </a:graphicData>
            </a:graphic>
          </wp:inline>
        </w:drawing>
      </w:r>
    </w:p>
    <w:p w14:paraId="214B85D7" w14:textId="77777777" w:rsidR="00D95F6F" w:rsidRDefault="00D95F6F" w:rsidP="00D95F6F">
      <w:pPr>
        <w:pStyle w:val="ListParagraph"/>
        <w:tabs>
          <w:tab w:val="left" w:pos="1302"/>
        </w:tabs>
        <w:ind w:left="2160"/>
        <w:rPr>
          <w:rFonts w:asciiTheme="majorHAnsi" w:hAnsiTheme="majorHAnsi" w:cstheme="majorHAnsi"/>
          <w:sz w:val="36"/>
          <w:szCs w:val="36"/>
          <w:lang w:val="en-US"/>
        </w:rPr>
      </w:pPr>
    </w:p>
    <w:p w14:paraId="6321E5F1" w14:textId="15AAA9F9" w:rsidR="00C97D8C" w:rsidRPr="00D95F6F" w:rsidRDefault="00D95F6F" w:rsidP="00D95F6F">
      <w:pPr>
        <w:pStyle w:val="ListParagraph"/>
        <w:numPr>
          <w:ilvl w:val="0"/>
          <w:numId w:val="60"/>
        </w:numPr>
        <w:tabs>
          <w:tab w:val="left" w:pos="1302"/>
        </w:tabs>
        <w:rPr>
          <w:rFonts w:asciiTheme="majorHAnsi" w:hAnsiTheme="majorHAnsi" w:cstheme="majorHAnsi"/>
          <w:sz w:val="36"/>
          <w:szCs w:val="36"/>
          <w:lang w:val="en-US"/>
        </w:rPr>
      </w:pPr>
      <w:r>
        <w:rPr>
          <w:rFonts w:asciiTheme="majorHAnsi" w:hAnsiTheme="majorHAnsi" w:cstheme="majorHAnsi"/>
          <w:sz w:val="36"/>
          <w:szCs w:val="36"/>
          <w:lang w:val="en-US"/>
        </w:rPr>
        <w:t xml:space="preserve"> </w:t>
      </w:r>
      <w:r w:rsidR="00C97D8C" w:rsidRPr="00D95F6F">
        <w:rPr>
          <w:rFonts w:asciiTheme="majorHAnsi" w:hAnsiTheme="majorHAnsi" w:cstheme="majorHAnsi"/>
          <w:sz w:val="28"/>
          <w:lang w:val="en-US"/>
        </w:rPr>
        <w:t>Chức năng “Sửa”:</w:t>
      </w:r>
    </w:p>
    <w:p w14:paraId="35B46C72" w14:textId="634427CD" w:rsidR="00EC14C8" w:rsidRPr="007E750F" w:rsidRDefault="00C97D8C" w:rsidP="00C97D8C">
      <w:pPr>
        <w:tabs>
          <w:tab w:val="left" w:pos="1302"/>
        </w:tabs>
        <w:jc w:val="center"/>
        <w:rPr>
          <w:rFonts w:asciiTheme="majorHAnsi" w:hAnsiTheme="majorHAnsi" w:cstheme="majorHAnsi"/>
          <w:sz w:val="32"/>
          <w:szCs w:val="32"/>
          <w:lang w:val="en-US"/>
        </w:rPr>
      </w:pPr>
      <w:r w:rsidRPr="007E750F">
        <w:rPr>
          <w:rFonts w:asciiTheme="majorHAnsi" w:hAnsiTheme="majorHAnsi" w:cstheme="majorHAnsi"/>
          <w:noProof/>
          <w:sz w:val="32"/>
          <w:szCs w:val="32"/>
          <w:lang w:val="en-US"/>
        </w:rPr>
        <w:drawing>
          <wp:inline distT="0" distB="0" distL="0" distR="0" wp14:anchorId="48B7C4F4" wp14:editId="1EBBAD10">
            <wp:extent cx="2029691" cy="3990260"/>
            <wp:effectExtent l="0" t="0" r="8890" b="0"/>
            <wp:docPr id="9381239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23906"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2048083" cy="4026418"/>
                    </a:xfrm>
                    <a:prstGeom prst="rect">
                      <a:avLst/>
                    </a:prstGeom>
                  </pic:spPr>
                </pic:pic>
              </a:graphicData>
            </a:graphic>
          </wp:inline>
        </w:drawing>
      </w:r>
    </w:p>
    <w:p w14:paraId="7BDC84A2" w14:textId="496A7D13" w:rsidR="00C97D8C" w:rsidRPr="00D95F6F" w:rsidRDefault="00C97D8C" w:rsidP="00D95F6F">
      <w:pPr>
        <w:pStyle w:val="ListParagraph"/>
        <w:numPr>
          <w:ilvl w:val="0"/>
          <w:numId w:val="60"/>
        </w:numPr>
        <w:tabs>
          <w:tab w:val="left" w:pos="1302"/>
        </w:tabs>
        <w:jc w:val="both"/>
        <w:rPr>
          <w:rFonts w:asciiTheme="majorHAnsi" w:hAnsiTheme="majorHAnsi" w:cstheme="majorHAnsi"/>
          <w:sz w:val="28"/>
          <w:lang w:val="en-US"/>
        </w:rPr>
      </w:pPr>
      <w:r w:rsidRPr="00D95F6F">
        <w:rPr>
          <w:rFonts w:asciiTheme="majorHAnsi" w:hAnsiTheme="majorHAnsi" w:cstheme="majorHAnsi"/>
          <w:sz w:val="28"/>
          <w:lang w:val="en-US"/>
        </w:rPr>
        <w:t>Chức năng “Xoá”:</w:t>
      </w:r>
    </w:p>
    <w:p w14:paraId="501C172F" w14:textId="77777777" w:rsidR="00C97D8C" w:rsidRPr="007E750F" w:rsidRDefault="00C97D8C" w:rsidP="00C97D8C">
      <w:pPr>
        <w:pStyle w:val="ListParagraph"/>
        <w:tabs>
          <w:tab w:val="left" w:pos="1302"/>
        </w:tabs>
        <w:ind w:left="2160"/>
        <w:jc w:val="both"/>
        <w:rPr>
          <w:rFonts w:asciiTheme="majorHAnsi" w:hAnsiTheme="majorHAnsi" w:cstheme="majorHAnsi"/>
          <w:sz w:val="32"/>
          <w:szCs w:val="32"/>
          <w:lang w:val="en-US"/>
        </w:rPr>
      </w:pPr>
    </w:p>
    <w:p w14:paraId="4A05DB81" w14:textId="15C8D37A" w:rsidR="00C97D8C" w:rsidRPr="007E750F" w:rsidRDefault="00C97D8C" w:rsidP="00C97D8C">
      <w:pPr>
        <w:pStyle w:val="ListParagraph"/>
        <w:tabs>
          <w:tab w:val="left" w:pos="1302"/>
        </w:tabs>
        <w:ind w:left="0"/>
        <w:jc w:val="center"/>
        <w:rPr>
          <w:rFonts w:asciiTheme="majorHAnsi" w:hAnsiTheme="majorHAnsi" w:cstheme="majorHAnsi"/>
          <w:sz w:val="32"/>
          <w:szCs w:val="32"/>
          <w:lang w:val="en-US"/>
        </w:rPr>
      </w:pPr>
      <w:r w:rsidRPr="007E750F">
        <w:rPr>
          <w:rFonts w:asciiTheme="majorHAnsi" w:hAnsiTheme="majorHAnsi" w:cstheme="majorHAnsi"/>
          <w:noProof/>
          <w:sz w:val="32"/>
          <w:szCs w:val="32"/>
          <w:lang w:val="en-US"/>
        </w:rPr>
        <w:drawing>
          <wp:inline distT="0" distB="0" distL="0" distR="0" wp14:anchorId="54659FA6" wp14:editId="69F7D018">
            <wp:extent cx="2316383" cy="3865418"/>
            <wp:effectExtent l="0" t="0" r="8255" b="1905"/>
            <wp:docPr id="7960084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08446" name="Picture 14"/>
                    <pic:cNvPicPr/>
                  </pic:nvPicPr>
                  <pic:blipFill>
                    <a:blip r:embed="rId37">
                      <a:extLst>
                        <a:ext uri="{28A0092B-C50C-407E-A947-70E740481C1C}">
                          <a14:useLocalDpi xmlns:a14="http://schemas.microsoft.com/office/drawing/2010/main" val="0"/>
                        </a:ext>
                      </a:extLst>
                    </a:blip>
                    <a:stretch>
                      <a:fillRect/>
                    </a:stretch>
                  </pic:blipFill>
                  <pic:spPr>
                    <a:xfrm>
                      <a:off x="0" y="0"/>
                      <a:ext cx="2319103" cy="3869956"/>
                    </a:xfrm>
                    <a:prstGeom prst="rect">
                      <a:avLst/>
                    </a:prstGeom>
                  </pic:spPr>
                </pic:pic>
              </a:graphicData>
            </a:graphic>
          </wp:inline>
        </w:drawing>
      </w:r>
    </w:p>
    <w:p w14:paraId="26228EF3" w14:textId="1885B0CD" w:rsidR="00C206D2" w:rsidRDefault="00C206D2" w:rsidP="00C206D2">
      <w:pPr>
        <w:pStyle w:val="ListParagraph"/>
        <w:numPr>
          <w:ilvl w:val="0"/>
          <w:numId w:val="60"/>
        </w:numPr>
        <w:tabs>
          <w:tab w:val="left" w:pos="1302"/>
        </w:tabs>
        <w:jc w:val="both"/>
        <w:rPr>
          <w:rFonts w:asciiTheme="majorHAnsi" w:hAnsiTheme="majorHAnsi" w:cstheme="majorHAnsi"/>
          <w:sz w:val="28"/>
          <w:lang w:val="en-US"/>
        </w:rPr>
      </w:pPr>
      <w:r w:rsidRPr="00D95F6F">
        <w:rPr>
          <w:rFonts w:asciiTheme="majorHAnsi" w:hAnsiTheme="majorHAnsi" w:cstheme="majorHAnsi"/>
          <w:sz w:val="28"/>
          <w:lang w:val="en-US"/>
        </w:rPr>
        <w:lastRenderedPageBreak/>
        <w:t>Chức năng “X</w:t>
      </w:r>
      <w:r>
        <w:rPr>
          <w:rFonts w:asciiTheme="majorHAnsi" w:hAnsiTheme="majorHAnsi" w:cstheme="majorHAnsi"/>
          <w:sz w:val="28"/>
          <w:lang w:val="en-US"/>
        </w:rPr>
        <w:t>em chi tiết</w:t>
      </w:r>
      <w:r w:rsidRPr="00D95F6F">
        <w:rPr>
          <w:rFonts w:asciiTheme="majorHAnsi" w:hAnsiTheme="majorHAnsi" w:cstheme="majorHAnsi"/>
          <w:sz w:val="28"/>
          <w:lang w:val="en-US"/>
        </w:rPr>
        <w:t>”:</w:t>
      </w:r>
    </w:p>
    <w:p w14:paraId="3429F820" w14:textId="06C0FF0A" w:rsidR="00C206D2" w:rsidRDefault="00C206D2" w:rsidP="00C206D2">
      <w:pPr>
        <w:pStyle w:val="ListParagraph"/>
        <w:tabs>
          <w:tab w:val="left" w:pos="1302"/>
        </w:tabs>
        <w:jc w:val="center"/>
        <w:rPr>
          <w:rFonts w:asciiTheme="majorHAnsi" w:hAnsiTheme="majorHAnsi" w:cstheme="majorHAnsi"/>
          <w:sz w:val="28"/>
          <w:lang w:val="en-US"/>
        </w:rPr>
      </w:pPr>
      <w:r>
        <w:rPr>
          <w:rFonts w:asciiTheme="majorHAnsi" w:hAnsiTheme="majorHAnsi" w:cstheme="majorHAnsi"/>
          <w:noProof/>
          <w:sz w:val="28"/>
          <w:lang w:val="en-US"/>
        </w:rPr>
        <w:drawing>
          <wp:inline distT="0" distB="0" distL="0" distR="0" wp14:anchorId="3504C51A" wp14:editId="5A954265">
            <wp:extent cx="2279073" cy="3658076"/>
            <wp:effectExtent l="0" t="0" r="6985" b="0"/>
            <wp:docPr id="6179128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12811" name="Picture 617912811"/>
                    <pic:cNvPicPr/>
                  </pic:nvPicPr>
                  <pic:blipFill>
                    <a:blip r:embed="rId38">
                      <a:extLst>
                        <a:ext uri="{28A0092B-C50C-407E-A947-70E740481C1C}">
                          <a14:useLocalDpi xmlns:a14="http://schemas.microsoft.com/office/drawing/2010/main" val="0"/>
                        </a:ext>
                      </a:extLst>
                    </a:blip>
                    <a:stretch>
                      <a:fillRect/>
                    </a:stretch>
                  </pic:blipFill>
                  <pic:spPr>
                    <a:xfrm>
                      <a:off x="0" y="0"/>
                      <a:ext cx="2288988" cy="3673990"/>
                    </a:xfrm>
                    <a:prstGeom prst="rect">
                      <a:avLst/>
                    </a:prstGeom>
                  </pic:spPr>
                </pic:pic>
              </a:graphicData>
            </a:graphic>
          </wp:inline>
        </w:drawing>
      </w:r>
    </w:p>
    <w:p w14:paraId="7A228406" w14:textId="77777777" w:rsidR="00C206D2" w:rsidRDefault="00C206D2" w:rsidP="00C206D2">
      <w:pPr>
        <w:tabs>
          <w:tab w:val="left" w:pos="1302"/>
        </w:tabs>
        <w:ind w:left="360"/>
        <w:jc w:val="both"/>
        <w:rPr>
          <w:rFonts w:asciiTheme="majorHAnsi" w:hAnsiTheme="majorHAnsi" w:cstheme="majorHAnsi"/>
          <w:sz w:val="28"/>
          <w:lang w:val="en-US"/>
        </w:rPr>
      </w:pPr>
    </w:p>
    <w:p w14:paraId="5291E71F" w14:textId="3FFA2321" w:rsidR="00C206D2" w:rsidRPr="00C206D2" w:rsidRDefault="00C206D2" w:rsidP="00C206D2">
      <w:pPr>
        <w:tabs>
          <w:tab w:val="left" w:pos="1302"/>
        </w:tabs>
        <w:ind w:left="360"/>
        <w:jc w:val="both"/>
        <w:rPr>
          <w:rFonts w:asciiTheme="majorHAnsi" w:hAnsiTheme="majorHAnsi" w:cstheme="majorHAnsi"/>
          <w:sz w:val="28"/>
          <w:lang w:val="en-US"/>
        </w:rPr>
      </w:pPr>
      <w:r w:rsidRPr="00C206D2">
        <w:rPr>
          <w:rFonts w:asciiTheme="majorHAnsi" w:hAnsiTheme="majorHAnsi" w:cstheme="majorHAnsi"/>
          <w:sz w:val="28"/>
          <w:lang w:val="en-US"/>
        </w:rPr>
        <w:t>Chức năng “Tìm kiếm”:</w:t>
      </w:r>
    </w:p>
    <w:p w14:paraId="679EC7C3" w14:textId="48B5EB18" w:rsidR="00C206D2" w:rsidRPr="00D95F6F" w:rsidRDefault="00C206D2" w:rsidP="00C206D2">
      <w:pPr>
        <w:pStyle w:val="ListParagraph"/>
        <w:tabs>
          <w:tab w:val="left" w:pos="1302"/>
        </w:tabs>
        <w:jc w:val="center"/>
        <w:rPr>
          <w:rFonts w:asciiTheme="majorHAnsi" w:hAnsiTheme="majorHAnsi" w:cstheme="majorHAnsi"/>
          <w:sz w:val="28"/>
          <w:lang w:val="en-US"/>
        </w:rPr>
      </w:pPr>
      <w:r>
        <w:rPr>
          <w:rFonts w:asciiTheme="majorHAnsi" w:hAnsiTheme="majorHAnsi" w:cstheme="majorHAnsi"/>
          <w:noProof/>
          <w:sz w:val="28"/>
          <w:lang w:val="en-US"/>
        </w:rPr>
        <w:drawing>
          <wp:inline distT="0" distB="0" distL="0" distR="0" wp14:anchorId="0608D515" wp14:editId="04A0D048">
            <wp:extent cx="2230582" cy="3786008"/>
            <wp:effectExtent l="0" t="0" r="0" b="5080"/>
            <wp:docPr id="609808729" name="Picture 8"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08729" name="Picture 8" descr="A diagram of a flowchart&#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2237737" cy="3798153"/>
                    </a:xfrm>
                    <a:prstGeom prst="rect">
                      <a:avLst/>
                    </a:prstGeom>
                  </pic:spPr>
                </pic:pic>
              </a:graphicData>
            </a:graphic>
          </wp:inline>
        </w:drawing>
      </w:r>
    </w:p>
    <w:p w14:paraId="69577FF4" w14:textId="77777777" w:rsidR="00C206D2" w:rsidRPr="00D95F6F" w:rsidRDefault="00C206D2" w:rsidP="00C206D2">
      <w:pPr>
        <w:pStyle w:val="ListParagraph"/>
        <w:tabs>
          <w:tab w:val="left" w:pos="1302"/>
        </w:tabs>
        <w:rPr>
          <w:rFonts w:asciiTheme="majorHAnsi" w:hAnsiTheme="majorHAnsi" w:cstheme="majorHAnsi"/>
          <w:sz w:val="28"/>
          <w:lang w:val="en-US"/>
        </w:rPr>
      </w:pPr>
    </w:p>
    <w:p w14:paraId="35D7D012" w14:textId="4FB534C2" w:rsidR="00C97D8C" w:rsidRPr="00D95F6F" w:rsidRDefault="00D95F6F" w:rsidP="00D95F6F">
      <w:pPr>
        <w:rPr>
          <w:rFonts w:asciiTheme="majorHAnsi" w:hAnsiTheme="majorHAnsi" w:cstheme="majorHAnsi"/>
          <w:sz w:val="32"/>
          <w:szCs w:val="32"/>
          <w:lang w:val="en-US"/>
        </w:rPr>
      </w:pPr>
      <w:r>
        <w:rPr>
          <w:rFonts w:asciiTheme="majorHAnsi" w:hAnsiTheme="majorHAnsi" w:cstheme="majorHAnsi"/>
          <w:sz w:val="32"/>
          <w:szCs w:val="32"/>
          <w:lang w:val="en-US"/>
        </w:rPr>
        <w:br w:type="page"/>
      </w:r>
    </w:p>
    <w:p w14:paraId="12A399EB" w14:textId="2F7AFA31" w:rsidR="00C206D2" w:rsidRPr="00AF37BA" w:rsidRDefault="00C206D2" w:rsidP="00C206D2">
      <w:pPr>
        <w:pStyle w:val="ListParagraph"/>
        <w:numPr>
          <w:ilvl w:val="0"/>
          <w:numId w:val="60"/>
        </w:numPr>
        <w:tabs>
          <w:tab w:val="left" w:pos="1302"/>
        </w:tabs>
        <w:jc w:val="both"/>
        <w:rPr>
          <w:lang w:val="en-US"/>
        </w:rPr>
      </w:pPr>
      <w:bookmarkStart w:id="18" w:name="_Toc191522023"/>
      <w:r w:rsidRPr="00D95F6F">
        <w:rPr>
          <w:rFonts w:asciiTheme="majorHAnsi" w:hAnsiTheme="majorHAnsi" w:cstheme="majorHAnsi"/>
          <w:sz w:val="28"/>
          <w:lang w:val="en-US"/>
        </w:rPr>
        <w:lastRenderedPageBreak/>
        <w:t>Chức năng “</w:t>
      </w:r>
      <w:r w:rsidR="00AF37BA">
        <w:rPr>
          <w:rFonts w:asciiTheme="majorHAnsi" w:hAnsiTheme="majorHAnsi" w:cstheme="majorHAnsi"/>
          <w:sz w:val="28"/>
          <w:lang w:val="en-US"/>
        </w:rPr>
        <w:t>Sắp xếp</w:t>
      </w:r>
      <w:r w:rsidRPr="00D95F6F">
        <w:rPr>
          <w:rFonts w:asciiTheme="majorHAnsi" w:hAnsiTheme="majorHAnsi" w:cstheme="majorHAnsi"/>
          <w:sz w:val="28"/>
          <w:lang w:val="en-US"/>
        </w:rPr>
        <w:t>”:</w:t>
      </w:r>
    </w:p>
    <w:p w14:paraId="43D53C56" w14:textId="3B26C5AB" w:rsidR="00AF37BA" w:rsidRPr="00C206D2" w:rsidRDefault="00AF37BA" w:rsidP="00AF37BA">
      <w:pPr>
        <w:pStyle w:val="ListParagraph"/>
        <w:tabs>
          <w:tab w:val="left" w:pos="1302"/>
        </w:tabs>
        <w:jc w:val="center"/>
        <w:rPr>
          <w:lang w:val="en-US"/>
        </w:rPr>
      </w:pPr>
      <w:r>
        <w:rPr>
          <w:noProof/>
          <w:lang w:val="en-US"/>
        </w:rPr>
        <w:drawing>
          <wp:inline distT="0" distB="0" distL="0" distR="0" wp14:anchorId="597A123A" wp14:editId="5BE2AAD3">
            <wp:extent cx="3415145" cy="4988518"/>
            <wp:effectExtent l="0" t="0" r="0" b="3175"/>
            <wp:docPr id="97704471" name="Picture 10"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4471" name="Picture 10" descr="A diagram of a flowchart&#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417668" cy="4992203"/>
                    </a:xfrm>
                    <a:prstGeom prst="rect">
                      <a:avLst/>
                    </a:prstGeom>
                  </pic:spPr>
                </pic:pic>
              </a:graphicData>
            </a:graphic>
          </wp:inline>
        </w:drawing>
      </w:r>
    </w:p>
    <w:p w14:paraId="0D69DC8C" w14:textId="77777777" w:rsidR="00C206D2" w:rsidRDefault="00C206D2" w:rsidP="00C206D2">
      <w:pPr>
        <w:tabs>
          <w:tab w:val="left" w:pos="1302"/>
        </w:tabs>
        <w:jc w:val="both"/>
        <w:rPr>
          <w:lang w:val="en-US"/>
        </w:rPr>
      </w:pPr>
    </w:p>
    <w:p w14:paraId="6093EC2F" w14:textId="77777777" w:rsidR="00C206D2" w:rsidRDefault="00C206D2" w:rsidP="00C206D2">
      <w:pPr>
        <w:tabs>
          <w:tab w:val="left" w:pos="1302"/>
        </w:tabs>
        <w:jc w:val="both"/>
        <w:rPr>
          <w:lang w:val="en-US"/>
        </w:rPr>
      </w:pPr>
    </w:p>
    <w:p w14:paraId="05008765" w14:textId="77777777" w:rsidR="00C206D2" w:rsidRDefault="00C206D2" w:rsidP="00C206D2">
      <w:pPr>
        <w:tabs>
          <w:tab w:val="left" w:pos="1302"/>
        </w:tabs>
        <w:jc w:val="both"/>
        <w:rPr>
          <w:lang w:val="en-US"/>
        </w:rPr>
      </w:pPr>
    </w:p>
    <w:p w14:paraId="21E34AF5" w14:textId="77777777" w:rsidR="00C206D2" w:rsidRDefault="00C206D2" w:rsidP="00C206D2">
      <w:pPr>
        <w:tabs>
          <w:tab w:val="left" w:pos="1302"/>
        </w:tabs>
        <w:jc w:val="both"/>
        <w:rPr>
          <w:lang w:val="en-US"/>
        </w:rPr>
      </w:pPr>
    </w:p>
    <w:p w14:paraId="7269F948" w14:textId="77777777" w:rsidR="00C206D2" w:rsidRDefault="00C206D2" w:rsidP="00C206D2">
      <w:pPr>
        <w:tabs>
          <w:tab w:val="left" w:pos="1302"/>
        </w:tabs>
        <w:jc w:val="both"/>
        <w:rPr>
          <w:lang w:val="en-US"/>
        </w:rPr>
      </w:pPr>
    </w:p>
    <w:p w14:paraId="50188862" w14:textId="77777777" w:rsidR="00C206D2" w:rsidRDefault="00C206D2" w:rsidP="00C206D2">
      <w:pPr>
        <w:tabs>
          <w:tab w:val="left" w:pos="1302"/>
        </w:tabs>
        <w:jc w:val="both"/>
        <w:rPr>
          <w:lang w:val="en-US"/>
        </w:rPr>
      </w:pPr>
    </w:p>
    <w:p w14:paraId="02C8E619" w14:textId="77777777" w:rsidR="00C206D2" w:rsidRDefault="00C206D2" w:rsidP="00C206D2">
      <w:pPr>
        <w:tabs>
          <w:tab w:val="left" w:pos="1302"/>
        </w:tabs>
        <w:jc w:val="both"/>
        <w:rPr>
          <w:lang w:val="en-US"/>
        </w:rPr>
      </w:pPr>
    </w:p>
    <w:p w14:paraId="7A8FB6C5" w14:textId="77777777" w:rsidR="00C206D2" w:rsidRDefault="00C206D2" w:rsidP="00C206D2">
      <w:pPr>
        <w:tabs>
          <w:tab w:val="left" w:pos="1302"/>
        </w:tabs>
        <w:jc w:val="both"/>
        <w:rPr>
          <w:lang w:val="en-US"/>
        </w:rPr>
      </w:pPr>
    </w:p>
    <w:p w14:paraId="66805A78" w14:textId="77777777" w:rsidR="00C206D2" w:rsidRDefault="00C206D2" w:rsidP="00C206D2">
      <w:pPr>
        <w:tabs>
          <w:tab w:val="left" w:pos="1302"/>
        </w:tabs>
        <w:jc w:val="both"/>
        <w:rPr>
          <w:lang w:val="en-US"/>
        </w:rPr>
      </w:pPr>
    </w:p>
    <w:p w14:paraId="6DB42D26" w14:textId="77777777" w:rsidR="00C206D2" w:rsidRDefault="00C206D2" w:rsidP="00C206D2">
      <w:pPr>
        <w:tabs>
          <w:tab w:val="left" w:pos="1302"/>
        </w:tabs>
        <w:jc w:val="both"/>
        <w:rPr>
          <w:lang w:val="en-US"/>
        </w:rPr>
      </w:pPr>
    </w:p>
    <w:p w14:paraId="6D25D4D3" w14:textId="77777777" w:rsidR="00C206D2" w:rsidRDefault="00C206D2" w:rsidP="00C206D2">
      <w:pPr>
        <w:tabs>
          <w:tab w:val="left" w:pos="1302"/>
        </w:tabs>
        <w:jc w:val="both"/>
        <w:rPr>
          <w:lang w:val="en-US"/>
        </w:rPr>
      </w:pPr>
    </w:p>
    <w:p w14:paraId="612655E5" w14:textId="77777777" w:rsidR="00C206D2" w:rsidRDefault="00C206D2" w:rsidP="00C206D2">
      <w:pPr>
        <w:tabs>
          <w:tab w:val="left" w:pos="1302"/>
        </w:tabs>
        <w:jc w:val="both"/>
        <w:rPr>
          <w:lang w:val="en-US"/>
        </w:rPr>
      </w:pPr>
    </w:p>
    <w:p w14:paraId="7C1E6D0C" w14:textId="77777777" w:rsidR="00C206D2" w:rsidRDefault="00C206D2" w:rsidP="00C206D2">
      <w:pPr>
        <w:tabs>
          <w:tab w:val="left" w:pos="1302"/>
        </w:tabs>
        <w:jc w:val="both"/>
        <w:rPr>
          <w:lang w:val="en-US"/>
        </w:rPr>
      </w:pPr>
    </w:p>
    <w:p w14:paraId="17F9E9DE" w14:textId="77777777" w:rsidR="00C206D2" w:rsidRPr="00C206D2" w:rsidRDefault="00C206D2" w:rsidP="00C206D2">
      <w:pPr>
        <w:tabs>
          <w:tab w:val="left" w:pos="1302"/>
        </w:tabs>
        <w:jc w:val="both"/>
        <w:rPr>
          <w:lang w:val="en-US"/>
        </w:rPr>
      </w:pPr>
    </w:p>
    <w:p w14:paraId="4A7C1164" w14:textId="74AC5772" w:rsidR="00EC14C8" w:rsidRPr="007E750F" w:rsidRDefault="00EC14C8" w:rsidP="00D95F6F">
      <w:pPr>
        <w:pStyle w:val="Heading1"/>
        <w:rPr>
          <w:lang w:val="en-US"/>
        </w:rPr>
      </w:pPr>
      <w:r w:rsidRPr="007E750F">
        <w:rPr>
          <w:lang w:val="en-US"/>
        </w:rPr>
        <w:lastRenderedPageBreak/>
        <w:t>Phần 4: Cài đặt kiểm thử</w:t>
      </w:r>
      <w:bookmarkEnd w:id="18"/>
    </w:p>
    <w:p w14:paraId="1C640E0D" w14:textId="0F0B710B" w:rsidR="00EC14C8" w:rsidRPr="007E750F" w:rsidRDefault="00EC14C8" w:rsidP="00D95F6F">
      <w:pPr>
        <w:pStyle w:val="Heading2"/>
        <w:rPr>
          <w:lang w:val="en-US"/>
        </w:rPr>
      </w:pPr>
      <w:bookmarkStart w:id="19" w:name="_Toc191522024"/>
      <w:r w:rsidRPr="007E750F">
        <w:rPr>
          <w:lang w:val="en-US"/>
        </w:rPr>
        <w:t>Phân tích sản phẩm:</w:t>
      </w:r>
      <w:bookmarkEnd w:id="19"/>
    </w:p>
    <w:p w14:paraId="3BB6C34B" w14:textId="309E6155" w:rsidR="00E267F3" w:rsidRPr="00D95F6F" w:rsidRDefault="005D3277" w:rsidP="00B25B4B">
      <w:pPr>
        <w:tabs>
          <w:tab w:val="left" w:pos="1302"/>
        </w:tabs>
        <w:spacing w:before="60" w:after="60" w:line="312" w:lineRule="auto"/>
        <w:ind w:firstLine="720"/>
        <w:rPr>
          <w:rFonts w:asciiTheme="majorHAnsi" w:hAnsiTheme="majorHAnsi" w:cstheme="majorHAnsi"/>
          <w:sz w:val="28"/>
          <w:lang w:val="en-US"/>
        </w:rPr>
      </w:pPr>
      <w:r w:rsidRPr="00D95F6F">
        <w:rPr>
          <w:rFonts w:asciiTheme="majorHAnsi" w:hAnsiTheme="majorHAnsi" w:cstheme="majorHAnsi"/>
          <w:sz w:val="28"/>
          <w:lang w:val="en-US"/>
        </w:rPr>
        <w:t>Trang</w:t>
      </w:r>
      <w:r w:rsidR="00E267F3" w:rsidRPr="00D95F6F">
        <w:rPr>
          <w:rFonts w:asciiTheme="majorHAnsi" w:hAnsiTheme="majorHAnsi" w:cstheme="majorHAnsi"/>
          <w:sz w:val="28"/>
          <w:lang w:val="en-US"/>
        </w:rPr>
        <w:t xml:space="preserve"> quản lý </w:t>
      </w:r>
      <w:r w:rsidRPr="00D95F6F">
        <w:rPr>
          <w:rFonts w:asciiTheme="majorHAnsi" w:hAnsiTheme="majorHAnsi" w:cstheme="majorHAnsi"/>
          <w:sz w:val="28"/>
          <w:lang w:val="en-US"/>
        </w:rPr>
        <w:t>sách</w:t>
      </w:r>
      <w:r w:rsidR="00E267F3" w:rsidRPr="00D95F6F">
        <w:rPr>
          <w:rFonts w:asciiTheme="majorHAnsi" w:hAnsiTheme="majorHAnsi" w:cstheme="majorHAnsi"/>
          <w:sz w:val="28"/>
          <w:lang w:val="en-US"/>
        </w:rPr>
        <w:t xml:space="preserve"> được dùng cho các </w:t>
      </w:r>
      <w:r w:rsidRPr="00D95F6F">
        <w:rPr>
          <w:rFonts w:asciiTheme="majorHAnsi" w:hAnsiTheme="majorHAnsi" w:cstheme="majorHAnsi"/>
          <w:sz w:val="28"/>
          <w:lang w:val="en-US"/>
        </w:rPr>
        <w:t>cá nhân</w:t>
      </w:r>
      <w:r w:rsidR="005A2713" w:rsidRPr="00D95F6F">
        <w:rPr>
          <w:rFonts w:asciiTheme="majorHAnsi" w:hAnsiTheme="majorHAnsi" w:cstheme="majorHAnsi"/>
          <w:sz w:val="28"/>
          <w:lang w:val="en-US"/>
        </w:rPr>
        <w:t xml:space="preserve"> phục vụ cho việc quản lý </w:t>
      </w:r>
      <w:r w:rsidRPr="00D95F6F">
        <w:rPr>
          <w:rFonts w:asciiTheme="majorHAnsi" w:hAnsiTheme="majorHAnsi" w:cstheme="majorHAnsi"/>
          <w:sz w:val="28"/>
          <w:lang w:val="en-US"/>
        </w:rPr>
        <w:t>bộ sưu tập sách của người dùng</w:t>
      </w:r>
      <w:r w:rsidR="003B2E42" w:rsidRPr="00D95F6F">
        <w:rPr>
          <w:rFonts w:asciiTheme="majorHAnsi" w:hAnsiTheme="majorHAnsi" w:cstheme="majorHAnsi"/>
          <w:sz w:val="28"/>
          <w:lang w:val="en-US"/>
        </w:rPr>
        <w:t>.</w:t>
      </w:r>
    </w:p>
    <w:p w14:paraId="155E2C9C" w14:textId="6F3DD3A0" w:rsidR="00D95F6F" w:rsidRDefault="00EA7CCA" w:rsidP="00B25B4B">
      <w:pPr>
        <w:pStyle w:val="ListParagraph"/>
        <w:numPr>
          <w:ilvl w:val="0"/>
          <w:numId w:val="63"/>
        </w:num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 xml:space="preserve">Chức năng: Với các chức năng được thiết lập đáp ứng được những yếu tố cần thiết cho việc quản lý bao gồm </w:t>
      </w:r>
      <w:r w:rsidR="005D3277" w:rsidRPr="00D95F6F">
        <w:rPr>
          <w:rFonts w:asciiTheme="majorHAnsi" w:hAnsiTheme="majorHAnsi" w:cstheme="majorHAnsi"/>
          <w:sz w:val="28"/>
          <w:lang w:val="en-US"/>
        </w:rPr>
        <w:t>thêm, sửa, xoá thông tin</w:t>
      </w:r>
      <w:r w:rsidR="00AF37BA">
        <w:rPr>
          <w:rFonts w:asciiTheme="majorHAnsi" w:hAnsiTheme="majorHAnsi" w:cstheme="majorHAnsi"/>
          <w:sz w:val="28"/>
          <w:lang w:val="en-US"/>
        </w:rPr>
        <w:t>, tìm kiếm, sắp xếp</w:t>
      </w:r>
      <w:r w:rsidR="005D3277" w:rsidRPr="00D95F6F">
        <w:rPr>
          <w:rFonts w:asciiTheme="majorHAnsi" w:hAnsiTheme="majorHAnsi" w:cstheme="majorHAnsi"/>
          <w:sz w:val="28"/>
          <w:lang w:val="en-US"/>
        </w:rPr>
        <w:t xml:space="preserve"> sách</w:t>
      </w:r>
      <w:r w:rsidRPr="00D95F6F">
        <w:rPr>
          <w:rFonts w:asciiTheme="majorHAnsi" w:hAnsiTheme="majorHAnsi" w:cstheme="majorHAnsi"/>
          <w:sz w:val="28"/>
          <w:lang w:val="en-US"/>
        </w:rPr>
        <w:t>.</w:t>
      </w:r>
    </w:p>
    <w:p w14:paraId="3D7E2C4E" w14:textId="36F2A2D9" w:rsidR="005D3277" w:rsidRPr="00D95F6F" w:rsidRDefault="00B02B8E" w:rsidP="00B25B4B">
      <w:pPr>
        <w:pStyle w:val="ListParagraph"/>
        <w:numPr>
          <w:ilvl w:val="0"/>
          <w:numId w:val="63"/>
        </w:num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Giao diện người dùng(UI): Giao diện d</w:t>
      </w:r>
      <w:r w:rsidR="007071AF" w:rsidRPr="00D95F6F">
        <w:rPr>
          <w:rFonts w:asciiTheme="majorHAnsi" w:hAnsiTheme="majorHAnsi" w:cstheme="majorHAnsi"/>
          <w:sz w:val="28"/>
          <w:lang w:val="en-US"/>
        </w:rPr>
        <w:t>ễ sử dụng với người dùng, dễ tìm kiếm thông tin.</w:t>
      </w:r>
    </w:p>
    <w:p w14:paraId="1D520242" w14:textId="0F5D7D97" w:rsidR="007071AF" w:rsidRPr="007E750F" w:rsidRDefault="007071AF" w:rsidP="00D95F6F">
      <w:pPr>
        <w:pStyle w:val="Heading2"/>
        <w:rPr>
          <w:lang w:val="en-US"/>
        </w:rPr>
      </w:pPr>
      <w:bookmarkStart w:id="20" w:name="_Toc191522025"/>
      <w:r w:rsidRPr="007E750F">
        <w:rPr>
          <w:lang w:val="en-US"/>
        </w:rPr>
        <w:t>Phạm vi kiểm thử</w:t>
      </w:r>
      <w:bookmarkEnd w:id="20"/>
      <w:r w:rsidRPr="007E750F">
        <w:rPr>
          <w:lang w:val="en-US"/>
        </w:rPr>
        <w:t xml:space="preserve"> </w:t>
      </w:r>
    </w:p>
    <w:p w14:paraId="0EACB0D4" w14:textId="52CB4F2C" w:rsidR="007071AF" w:rsidRPr="00D95F6F" w:rsidRDefault="007071AF" w:rsidP="00B25B4B">
      <w:p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Phạm vi kiểm thử bao gồm các chức năng của phần mềm bao gồm:</w:t>
      </w:r>
    </w:p>
    <w:p w14:paraId="458394B9" w14:textId="5CA06B38" w:rsidR="007071AF" w:rsidRPr="00D95F6F" w:rsidRDefault="005D3277" w:rsidP="00B25B4B">
      <w:pPr>
        <w:pStyle w:val="ListParagraph"/>
        <w:numPr>
          <w:ilvl w:val="0"/>
          <w:numId w:val="12"/>
        </w:numPr>
        <w:tabs>
          <w:tab w:val="left" w:pos="1302"/>
        </w:tabs>
        <w:spacing w:before="60" w:after="60" w:line="312" w:lineRule="auto"/>
        <w:ind w:left="709"/>
        <w:rPr>
          <w:rFonts w:asciiTheme="majorHAnsi" w:hAnsiTheme="majorHAnsi" w:cstheme="majorHAnsi"/>
          <w:sz w:val="28"/>
          <w:lang w:val="en-US"/>
        </w:rPr>
      </w:pPr>
      <w:r w:rsidRPr="00D95F6F">
        <w:rPr>
          <w:rFonts w:asciiTheme="majorHAnsi" w:hAnsiTheme="majorHAnsi" w:cstheme="majorHAnsi"/>
          <w:sz w:val="28"/>
          <w:lang w:val="en-US"/>
        </w:rPr>
        <w:t>Thêm sách mới.</w:t>
      </w:r>
    </w:p>
    <w:p w14:paraId="63941AAE" w14:textId="26F5F049" w:rsidR="007071AF" w:rsidRPr="00D95F6F" w:rsidRDefault="005D3277" w:rsidP="00B25B4B">
      <w:pPr>
        <w:pStyle w:val="ListParagraph"/>
        <w:numPr>
          <w:ilvl w:val="0"/>
          <w:numId w:val="12"/>
        </w:numPr>
        <w:tabs>
          <w:tab w:val="left" w:pos="1302"/>
        </w:tabs>
        <w:spacing w:before="60" w:after="60" w:line="312" w:lineRule="auto"/>
        <w:ind w:left="709"/>
        <w:rPr>
          <w:rFonts w:asciiTheme="majorHAnsi" w:hAnsiTheme="majorHAnsi" w:cstheme="majorHAnsi"/>
          <w:sz w:val="28"/>
          <w:lang w:val="en-US"/>
        </w:rPr>
      </w:pPr>
      <w:r w:rsidRPr="00D95F6F">
        <w:rPr>
          <w:rFonts w:asciiTheme="majorHAnsi" w:hAnsiTheme="majorHAnsi" w:cstheme="majorHAnsi"/>
          <w:sz w:val="28"/>
          <w:lang w:val="en-US"/>
        </w:rPr>
        <w:t>Sửa thông tin sách.</w:t>
      </w:r>
    </w:p>
    <w:p w14:paraId="3C8C2D49" w14:textId="3B9DF759" w:rsidR="007071AF" w:rsidRPr="00D95F6F" w:rsidRDefault="005D3277" w:rsidP="00B25B4B">
      <w:pPr>
        <w:pStyle w:val="ListParagraph"/>
        <w:numPr>
          <w:ilvl w:val="0"/>
          <w:numId w:val="12"/>
        </w:numPr>
        <w:tabs>
          <w:tab w:val="left" w:pos="1302"/>
        </w:tabs>
        <w:spacing w:before="60" w:after="60" w:line="312" w:lineRule="auto"/>
        <w:ind w:left="709"/>
        <w:rPr>
          <w:rFonts w:asciiTheme="majorHAnsi" w:hAnsiTheme="majorHAnsi" w:cstheme="majorHAnsi"/>
          <w:sz w:val="28"/>
          <w:lang w:val="en-US"/>
        </w:rPr>
      </w:pPr>
      <w:r w:rsidRPr="00D95F6F">
        <w:rPr>
          <w:rFonts w:asciiTheme="majorHAnsi" w:hAnsiTheme="majorHAnsi" w:cstheme="majorHAnsi"/>
          <w:sz w:val="28"/>
          <w:lang w:val="en-US"/>
        </w:rPr>
        <w:t>Xem thông tin chi tiết sách.</w:t>
      </w:r>
    </w:p>
    <w:p w14:paraId="0C4FBD39" w14:textId="484EB8FF" w:rsidR="005D3277" w:rsidRPr="00D95F6F" w:rsidRDefault="005D3277" w:rsidP="00B25B4B">
      <w:pPr>
        <w:pStyle w:val="ListParagraph"/>
        <w:numPr>
          <w:ilvl w:val="0"/>
          <w:numId w:val="12"/>
        </w:numPr>
        <w:tabs>
          <w:tab w:val="left" w:pos="1302"/>
        </w:tabs>
        <w:spacing w:before="60" w:after="60" w:line="312" w:lineRule="auto"/>
        <w:ind w:left="709"/>
        <w:rPr>
          <w:rFonts w:asciiTheme="majorHAnsi" w:hAnsiTheme="majorHAnsi" w:cstheme="majorHAnsi"/>
          <w:sz w:val="28"/>
          <w:lang w:val="en-US"/>
        </w:rPr>
      </w:pPr>
      <w:r w:rsidRPr="00D95F6F">
        <w:rPr>
          <w:rFonts w:asciiTheme="majorHAnsi" w:hAnsiTheme="majorHAnsi" w:cstheme="majorHAnsi"/>
          <w:sz w:val="28"/>
          <w:lang w:val="en-US"/>
        </w:rPr>
        <w:t>Xoá sách</w:t>
      </w:r>
      <w:r w:rsidR="00AF37BA">
        <w:rPr>
          <w:rFonts w:asciiTheme="majorHAnsi" w:hAnsiTheme="majorHAnsi" w:cstheme="majorHAnsi"/>
          <w:sz w:val="28"/>
          <w:lang w:val="en-US"/>
        </w:rPr>
        <w:t>.</w:t>
      </w:r>
    </w:p>
    <w:p w14:paraId="1F579230" w14:textId="4BBA6202" w:rsidR="007071AF" w:rsidRDefault="005D3277" w:rsidP="00FC76D4">
      <w:pPr>
        <w:pStyle w:val="ListParagraph"/>
        <w:numPr>
          <w:ilvl w:val="0"/>
          <w:numId w:val="12"/>
        </w:numPr>
        <w:tabs>
          <w:tab w:val="left" w:pos="1302"/>
        </w:tabs>
        <w:spacing w:before="60" w:after="60" w:line="312" w:lineRule="auto"/>
        <w:ind w:left="709"/>
        <w:rPr>
          <w:rFonts w:asciiTheme="majorHAnsi" w:hAnsiTheme="majorHAnsi" w:cstheme="majorHAnsi"/>
          <w:sz w:val="28"/>
          <w:lang w:val="en-US"/>
        </w:rPr>
      </w:pPr>
      <w:r w:rsidRPr="00D95F6F">
        <w:rPr>
          <w:rFonts w:asciiTheme="majorHAnsi" w:hAnsiTheme="majorHAnsi" w:cstheme="majorHAnsi"/>
          <w:sz w:val="28"/>
          <w:lang w:val="en-US"/>
        </w:rPr>
        <w:t>Back to home</w:t>
      </w:r>
      <w:r w:rsidR="00AF37BA">
        <w:rPr>
          <w:rFonts w:asciiTheme="majorHAnsi" w:hAnsiTheme="majorHAnsi" w:cstheme="majorHAnsi"/>
          <w:sz w:val="28"/>
          <w:lang w:val="en-US"/>
        </w:rPr>
        <w:t>.</w:t>
      </w:r>
    </w:p>
    <w:p w14:paraId="5A1911C0" w14:textId="1CBAF79F" w:rsidR="00AF37BA" w:rsidRDefault="00AF37BA" w:rsidP="00FC76D4">
      <w:pPr>
        <w:pStyle w:val="ListParagraph"/>
        <w:numPr>
          <w:ilvl w:val="0"/>
          <w:numId w:val="12"/>
        </w:numPr>
        <w:tabs>
          <w:tab w:val="left" w:pos="1302"/>
        </w:tabs>
        <w:spacing w:before="60" w:after="60" w:line="312" w:lineRule="auto"/>
        <w:ind w:left="709"/>
        <w:rPr>
          <w:rFonts w:asciiTheme="majorHAnsi" w:hAnsiTheme="majorHAnsi" w:cstheme="majorHAnsi"/>
          <w:sz w:val="28"/>
          <w:lang w:val="en-US"/>
        </w:rPr>
      </w:pPr>
      <w:r>
        <w:rPr>
          <w:rFonts w:asciiTheme="majorHAnsi" w:hAnsiTheme="majorHAnsi" w:cstheme="majorHAnsi"/>
          <w:sz w:val="28"/>
          <w:lang w:val="en-US"/>
        </w:rPr>
        <w:t>Sắp xếp sách.</w:t>
      </w:r>
    </w:p>
    <w:p w14:paraId="0FE74DAE" w14:textId="5290EC02" w:rsidR="00AF37BA" w:rsidRPr="00FC76D4" w:rsidRDefault="00AF37BA" w:rsidP="00FC76D4">
      <w:pPr>
        <w:pStyle w:val="ListParagraph"/>
        <w:numPr>
          <w:ilvl w:val="0"/>
          <w:numId w:val="12"/>
        </w:numPr>
        <w:tabs>
          <w:tab w:val="left" w:pos="1302"/>
        </w:tabs>
        <w:spacing w:before="60" w:after="60" w:line="312" w:lineRule="auto"/>
        <w:ind w:left="709"/>
        <w:rPr>
          <w:rFonts w:asciiTheme="majorHAnsi" w:hAnsiTheme="majorHAnsi" w:cstheme="majorHAnsi"/>
          <w:sz w:val="28"/>
          <w:lang w:val="en-US"/>
        </w:rPr>
      </w:pPr>
      <w:r>
        <w:rPr>
          <w:rFonts w:asciiTheme="majorHAnsi" w:hAnsiTheme="majorHAnsi" w:cstheme="majorHAnsi"/>
          <w:sz w:val="28"/>
          <w:lang w:val="en-US"/>
        </w:rPr>
        <w:t>Tìm kiếm sách.</w:t>
      </w:r>
    </w:p>
    <w:p w14:paraId="10094C29" w14:textId="0CDDBC42" w:rsidR="007071AF" w:rsidRPr="007E750F" w:rsidRDefault="007071AF" w:rsidP="00D95F6F">
      <w:pPr>
        <w:pStyle w:val="Heading2"/>
        <w:rPr>
          <w:lang w:val="en-US"/>
        </w:rPr>
      </w:pPr>
      <w:bookmarkStart w:id="21" w:name="_Toc191522026"/>
      <w:r w:rsidRPr="007E750F">
        <w:rPr>
          <w:lang w:val="en-US"/>
        </w:rPr>
        <w:t>Phương pháp kiểm thử:</w:t>
      </w:r>
      <w:bookmarkEnd w:id="21"/>
    </w:p>
    <w:p w14:paraId="4AB72892" w14:textId="5EA74F81" w:rsidR="007071AF" w:rsidRPr="00D95F6F" w:rsidRDefault="007071AF" w:rsidP="00B25B4B">
      <w:pPr>
        <w:tabs>
          <w:tab w:val="left" w:pos="1302"/>
        </w:tabs>
        <w:spacing w:before="60" w:after="60" w:line="312" w:lineRule="auto"/>
        <w:ind w:left="142" w:firstLine="720"/>
        <w:rPr>
          <w:rFonts w:asciiTheme="majorHAnsi" w:hAnsiTheme="majorHAnsi" w:cstheme="majorHAnsi"/>
          <w:sz w:val="28"/>
          <w:lang w:val="en-US"/>
        </w:rPr>
      </w:pPr>
      <w:r w:rsidRPr="00D95F6F">
        <w:rPr>
          <w:rFonts w:asciiTheme="majorHAnsi" w:hAnsiTheme="majorHAnsi" w:cstheme="majorHAnsi"/>
          <w:sz w:val="28"/>
          <w:lang w:val="en-US"/>
        </w:rPr>
        <w:t>Kiểm thử được thực hiện bằng phương pháp kiểm thử thủ công như tự sử dụng lại toàn bộ chức năng xem có lỗi xảy ra hay không.</w:t>
      </w:r>
    </w:p>
    <w:p w14:paraId="075C0589" w14:textId="1A4014B7" w:rsidR="007071AF" w:rsidRPr="00D95F6F" w:rsidRDefault="007071AF" w:rsidP="00B25B4B">
      <w:pPr>
        <w:tabs>
          <w:tab w:val="left" w:pos="1302"/>
        </w:tabs>
        <w:spacing w:before="60" w:after="60" w:line="312" w:lineRule="auto"/>
        <w:ind w:left="142" w:firstLine="720"/>
        <w:rPr>
          <w:rFonts w:asciiTheme="majorHAnsi" w:hAnsiTheme="majorHAnsi" w:cstheme="majorHAnsi"/>
          <w:sz w:val="28"/>
          <w:lang w:val="en-US"/>
        </w:rPr>
      </w:pPr>
      <w:r w:rsidRPr="00D95F6F">
        <w:rPr>
          <w:rFonts w:asciiTheme="majorHAnsi" w:hAnsiTheme="majorHAnsi" w:cstheme="majorHAnsi"/>
          <w:sz w:val="28"/>
          <w:lang w:val="en-US"/>
        </w:rPr>
        <w:t>Kiểm thử khả năng sử dụng: Đánh giá mức độ dễ sử dụng của phần mềm với người dùng.</w:t>
      </w:r>
    </w:p>
    <w:p w14:paraId="48C52DE3" w14:textId="4B7962A6" w:rsidR="007071AF" w:rsidRPr="007E750F" w:rsidRDefault="006D1FAD" w:rsidP="00D95F6F">
      <w:pPr>
        <w:pStyle w:val="Heading2"/>
        <w:rPr>
          <w:lang w:val="en-US"/>
        </w:rPr>
      </w:pPr>
      <w:bookmarkStart w:id="22" w:name="_Toc191522027"/>
      <w:r w:rsidRPr="007E750F">
        <w:rPr>
          <w:lang w:val="en-US"/>
        </w:rPr>
        <w:t>Kết quả kiểm thử:</w:t>
      </w:r>
      <w:bookmarkEnd w:id="22"/>
    </w:p>
    <w:p w14:paraId="0E168C1C" w14:textId="52FC5BA0" w:rsidR="006D1FAD" w:rsidRPr="007E750F" w:rsidRDefault="006D1FAD" w:rsidP="00D95F6F">
      <w:pPr>
        <w:pStyle w:val="Heading3"/>
        <w:rPr>
          <w:lang w:val="en-US"/>
        </w:rPr>
      </w:pPr>
      <w:bookmarkStart w:id="23" w:name="_Toc191522028"/>
      <w:r w:rsidRPr="007E750F">
        <w:rPr>
          <w:lang w:val="en-US"/>
        </w:rPr>
        <w:t>Tính năng:</w:t>
      </w:r>
      <w:bookmarkEnd w:id="23"/>
    </w:p>
    <w:p w14:paraId="4DE3109F" w14:textId="6528B1B9" w:rsidR="006D1FAD" w:rsidRPr="00D95F6F" w:rsidRDefault="006D1FAD" w:rsidP="00D95F6F">
      <w:pPr>
        <w:pStyle w:val="ListParagraph"/>
        <w:numPr>
          <w:ilvl w:val="0"/>
          <w:numId w:val="12"/>
        </w:numPr>
        <w:tabs>
          <w:tab w:val="left" w:pos="1302"/>
        </w:tabs>
        <w:ind w:left="709"/>
        <w:rPr>
          <w:rFonts w:asciiTheme="majorHAnsi" w:hAnsiTheme="majorHAnsi" w:cstheme="majorHAnsi"/>
          <w:sz w:val="28"/>
          <w:lang w:val="en-US"/>
        </w:rPr>
      </w:pPr>
      <w:r w:rsidRPr="00D95F6F">
        <w:rPr>
          <w:rFonts w:asciiTheme="majorHAnsi" w:hAnsiTheme="majorHAnsi" w:cstheme="majorHAnsi"/>
          <w:sz w:val="28"/>
          <w:lang w:val="en-US"/>
        </w:rPr>
        <w:t>Tất cả các chức năng của phần mềm đều hoạt động đúng theo yêu cầu.</w:t>
      </w:r>
    </w:p>
    <w:p w14:paraId="09CA29A8" w14:textId="25817E95" w:rsidR="006D1FAD" w:rsidRPr="00D95F6F" w:rsidRDefault="006D1FAD" w:rsidP="00D95F6F">
      <w:pPr>
        <w:pStyle w:val="ListParagraph"/>
        <w:numPr>
          <w:ilvl w:val="0"/>
          <w:numId w:val="12"/>
        </w:numPr>
        <w:tabs>
          <w:tab w:val="left" w:pos="1302"/>
        </w:tabs>
        <w:ind w:left="709"/>
        <w:rPr>
          <w:rFonts w:asciiTheme="majorHAnsi" w:hAnsiTheme="majorHAnsi" w:cstheme="majorHAnsi"/>
          <w:sz w:val="28"/>
          <w:lang w:val="en-US"/>
        </w:rPr>
      </w:pPr>
      <w:r w:rsidRPr="00D95F6F">
        <w:rPr>
          <w:rFonts w:asciiTheme="majorHAnsi" w:hAnsiTheme="majorHAnsi" w:cstheme="majorHAnsi"/>
          <w:sz w:val="28"/>
          <w:lang w:val="en-US"/>
        </w:rPr>
        <w:t>Một số lỗi được phát hiện và đã được sửa chữa.</w:t>
      </w:r>
    </w:p>
    <w:p w14:paraId="3C2E7BBA" w14:textId="0D7D6F6A" w:rsidR="006D1FAD" w:rsidRPr="007E750F" w:rsidRDefault="006D1FAD" w:rsidP="00D95F6F">
      <w:pPr>
        <w:pStyle w:val="Heading3"/>
        <w:rPr>
          <w:lang w:val="en-US"/>
        </w:rPr>
      </w:pPr>
      <w:bookmarkStart w:id="24" w:name="_Toc191522029"/>
      <w:r w:rsidRPr="007E750F">
        <w:rPr>
          <w:lang w:val="en-US"/>
        </w:rPr>
        <w:t>Hiệu suất:</w:t>
      </w:r>
      <w:bookmarkEnd w:id="24"/>
      <w:r w:rsidRPr="007E750F">
        <w:rPr>
          <w:lang w:val="en-US"/>
        </w:rPr>
        <w:t xml:space="preserve"> </w:t>
      </w:r>
    </w:p>
    <w:p w14:paraId="34A0AE8D" w14:textId="3190CB71" w:rsidR="006D1FAD" w:rsidRPr="00D95F6F" w:rsidRDefault="006D1FAD" w:rsidP="00D95F6F">
      <w:pPr>
        <w:pStyle w:val="ListParagraph"/>
        <w:numPr>
          <w:ilvl w:val="0"/>
          <w:numId w:val="64"/>
        </w:numPr>
        <w:tabs>
          <w:tab w:val="left" w:pos="1302"/>
        </w:tabs>
        <w:rPr>
          <w:rFonts w:asciiTheme="majorHAnsi" w:hAnsiTheme="majorHAnsi" w:cstheme="majorHAnsi"/>
          <w:sz w:val="28"/>
          <w:lang w:val="en-US"/>
        </w:rPr>
      </w:pPr>
      <w:r w:rsidRPr="00D95F6F">
        <w:rPr>
          <w:rFonts w:asciiTheme="majorHAnsi" w:hAnsiTheme="majorHAnsi" w:cstheme="majorHAnsi"/>
          <w:sz w:val="28"/>
          <w:lang w:val="en-US"/>
        </w:rPr>
        <w:t>Phần mềm hoạt động ổn định và mượt mà.</w:t>
      </w:r>
    </w:p>
    <w:p w14:paraId="231A2BB7" w14:textId="76AFFB4E" w:rsidR="006D1FAD" w:rsidRPr="007E750F" w:rsidRDefault="006D1FAD" w:rsidP="00D95F6F">
      <w:pPr>
        <w:pStyle w:val="Heading3"/>
        <w:rPr>
          <w:lang w:val="en-US"/>
        </w:rPr>
      </w:pPr>
      <w:bookmarkStart w:id="25" w:name="_Toc191522030"/>
      <w:r w:rsidRPr="007E750F">
        <w:rPr>
          <w:lang w:val="en-US"/>
        </w:rPr>
        <w:t>Khả năng sử dụng:</w:t>
      </w:r>
      <w:bookmarkEnd w:id="25"/>
      <w:r w:rsidRPr="007E750F">
        <w:rPr>
          <w:lang w:val="en-US"/>
        </w:rPr>
        <w:t xml:space="preserve"> </w:t>
      </w:r>
    </w:p>
    <w:p w14:paraId="3FC09DFA" w14:textId="77777777" w:rsidR="00D95F6F" w:rsidRDefault="006D1FAD" w:rsidP="00D95F6F">
      <w:pPr>
        <w:pStyle w:val="ListParagraph"/>
        <w:numPr>
          <w:ilvl w:val="0"/>
          <w:numId w:val="64"/>
        </w:numPr>
        <w:tabs>
          <w:tab w:val="left" w:pos="1302"/>
        </w:tabs>
        <w:rPr>
          <w:rFonts w:asciiTheme="majorHAnsi" w:hAnsiTheme="majorHAnsi" w:cstheme="majorHAnsi"/>
          <w:sz w:val="28"/>
          <w:lang w:val="en-US"/>
        </w:rPr>
      </w:pPr>
      <w:r w:rsidRPr="00D95F6F">
        <w:rPr>
          <w:rFonts w:asciiTheme="majorHAnsi" w:hAnsiTheme="majorHAnsi" w:cstheme="majorHAnsi"/>
          <w:sz w:val="28"/>
          <w:lang w:val="en-US"/>
        </w:rPr>
        <w:t>Giao diện người dùng trực quan và dễ sử dụng.</w:t>
      </w:r>
    </w:p>
    <w:p w14:paraId="520768B1" w14:textId="580E82E6" w:rsidR="006D1FAD" w:rsidRPr="00D95F6F" w:rsidRDefault="006D1FAD" w:rsidP="00D95F6F">
      <w:pPr>
        <w:pStyle w:val="ListParagraph"/>
        <w:numPr>
          <w:ilvl w:val="0"/>
          <w:numId w:val="64"/>
        </w:numPr>
        <w:tabs>
          <w:tab w:val="left" w:pos="1302"/>
        </w:tabs>
        <w:rPr>
          <w:rFonts w:asciiTheme="majorHAnsi" w:hAnsiTheme="majorHAnsi" w:cstheme="majorHAnsi"/>
          <w:sz w:val="28"/>
          <w:lang w:val="en-US"/>
        </w:rPr>
      </w:pPr>
      <w:r w:rsidRPr="00D95F6F">
        <w:rPr>
          <w:rFonts w:asciiTheme="majorHAnsi" w:hAnsiTheme="majorHAnsi" w:cstheme="majorHAnsi"/>
          <w:sz w:val="28"/>
          <w:lang w:val="en-US"/>
        </w:rPr>
        <w:lastRenderedPageBreak/>
        <w:t>Hướng dẫn sử dụng đầy đủ và chi tiết.</w:t>
      </w:r>
    </w:p>
    <w:p w14:paraId="6B98F86F" w14:textId="2AC16DE7" w:rsidR="006D1FAD" w:rsidRPr="007E750F" w:rsidRDefault="006D1FAD" w:rsidP="00D95F6F">
      <w:pPr>
        <w:pStyle w:val="Heading2"/>
        <w:rPr>
          <w:lang w:val="en-US"/>
        </w:rPr>
      </w:pPr>
      <w:bookmarkStart w:id="26" w:name="_Toc191522031"/>
      <w:r w:rsidRPr="007E750F">
        <w:rPr>
          <w:lang w:val="en-US"/>
        </w:rPr>
        <w:t>Đánh giá chung:</w:t>
      </w:r>
      <w:bookmarkEnd w:id="26"/>
    </w:p>
    <w:p w14:paraId="35114633" w14:textId="4850737B" w:rsidR="006D1FAD" w:rsidRPr="00D95F6F" w:rsidRDefault="006D1FAD" w:rsidP="00B25B4B">
      <w:pPr>
        <w:tabs>
          <w:tab w:val="left" w:pos="1302"/>
        </w:tabs>
        <w:spacing w:before="60" w:after="60" w:line="312" w:lineRule="auto"/>
        <w:ind w:firstLine="720"/>
        <w:rPr>
          <w:rFonts w:asciiTheme="majorHAnsi" w:hAnsiTheme="majorHAnsi" w:cstheme="majorHAnsi"/>
          <w:sz w:val="28"/>
          <w:lang w:val="en-US"/>
        </w:rPr>
      </w:pPr>
      <w:r w:rsidRPr="00D95F6F">
        <w:rPr>
          <w:rFonts w:asciiTheme="majorHAnsi" w:hAnsiTheme="majorHAnsi" w:cstheme="majorHAnsi"/>
          <w:sz w:val="28"/>
          <w:lang w:val="en-US"/>
        </w:rPr>
        <w:t xml:space="preserve">Nhìn chung, </w:t>
      </w:r>
      <w:r w:rsidR="005D3277" w:rsidRPr="00D95F6F">
        <w:rPr>
          <w:rFonts w:asciiTheme="majorHAnsi" w:hAnsiTheme="majorHAnsi" w:cstheme="majorHAnsi"/>
          <w:sz w:val="28"/>
          <w:lang w:val="en-US"/>
        </w:rPr>
        <w:t>trang</w:t>
      </w:r>
      <w:r w:rsidRPr="00D95F6F">
        <w:rPr>
          <w:rFonts w:asciiTheme="majorHAnsi" w:hAnsiTheme="majorHAnsi" w:cstheme="majorHAnsi"/>
          <w:sz w:val="28"/>
          <w:lang w:val="en-US"/>
        </w:rPr>
        <w:t xml:space="preserve"> quản lý </w:t>
      </w:r>
      <w:r w:rsidR="005D3277" w:rsidRPr="00D95F6F">
        <w:rPr>
          <w:rFonts w:asciiTheme="majorHAnsi" w:hAnsiTheme="majorHAnsi" w:cstheme="majorHAnsi"/>
          <w:sz w:val="28"/>
          <w:lang w:val="en-US"/>
        </w:rPr>
        <w:t>sách cá nhân</w:t>
      </w:r>
      <w:r w:rsidRPr="00D95F6F">
        <w:rPr>
          <w:rFonts w:asciiTheme="majorHAnsi" w:hAnsiTheme="majorHAnsi" w:cstheme="majorHAnsi"/>
          <w:sz w:val="28"/>
          <w:lang w:val="en-US"/>
        </w:rPr>
        <w:t xml:space="preserve"> đáp ứng được yêu cầu đề ra. Phần mềm có đủ tính năng, hoạt động hiệu quả và dễ sử dụng.</w:t>
      </w:r>
    </w:p>
    <w:p w14:paraId="6F36052B" w14:textId="6CEEF950" w:rsidR="006D1FAD" w:rsidRPr="007E750F" w:rsidRDefault="006D1FAD" w:rsidP="00D95F6F">
      <w:pPr>
        <w:pStyle w:val="Heading2"/>
        <w:rPr>
          <w:lang w:val="en-US"/>
        </w:rPr>
      </w:pPr>
      <w:bookmarkStart w:id="27" w:name="_Toc191522032"/>
      <w:r w:rsidRPr="007E750F">
        <w:rPr>
          <w:lang w:val="en-US"/>
        </w:rPr>
        <w:t>Khuyến nghị:</w:t>
      </w:r>
      <w:bookmarkEnd w:id="27"/>
      <w:r w:rsidRPr="007E750F">
        <w:rPr>
          <w:lang w:val="en-US"/>
        </w:rPr>
        <w:t xml:space="preserve"> </w:t>
      </w:r>
    </w:p>
    <w:p w14:paraId="10B070FE" w14:textId="77777777" w:rsidR="00D95F6F" w:rsidRDefault="006D1FAD" w:rsidP="00B25B4B">
      <w:pPr>
        <w:pStyle w:val="ListParagraph"/>
        <w:numPr>
          <w:ilvl w:val="0"/>
          <w:numId w:val="65"/>
        </w:numPr>
        <w:tabs>
          <w:tab w:val="left" w:pos="1302"/>
        </w:tabs>
        <w:spacing w:before="60" w:after="60" w:line="312" w:lineRule="auto"/>
        <w:ind w:left="714" w:hanging="357"/>
        <w:rPr>
          <w:rFonts w:asciiTheme="majorHAnsi" w:hAnsiTheme="majorHAnsi" w:cstheme="majorHAnsi"/>
          <w:sz w:val="28"/>
          <w:lang w:val="en-US"/>
        </w:rPr>
      </w:pPr>
      <w:r w:rsidRPr="00D95F6F">
        <w:rPr>
          <w:rFonts w:asciiTheme="majorHAnsi" w:hAnsiTheme="majorHAnsi" w:cstheme="majorHAnsi"/>
          <w:sz w:val="28"/>
          <w:lang w:val="en-US"/>
        </w:rPr>
        <w:t>Nên tiếp tục theo dõi và sửa chữa các lỗi nhỏ còn xót lại.</w:t>
      </w:r>
    </w:p>
    <w:p w14:paraId="4F9DC28E" w14:textId="2BA19D6E" w:rsidR="00D95F6F" w:rsidRDefault="006D1FAD" w:rsidP="00B25B4B">
      <w:pPr>
        <w:pStyle w:val="ListParagraph"/>
        <w:numPr>
          <w:ilvl w:val="0"/>
          <w:numId w:val="65"/>
        </w:numPr>
        <w:tabs>
          <w:tab w:val="left" w:pos="1302"/>
        </w:tabs>
        <w:spacing w:before="60" w:after="60" w:line="312" w:lineRule="auto"/>
        <w:ind w:left="714" w:hanging="357"/>
        <w:rPr>
          <w:rFonts w:asciiTheme="majorHAnsi" w:hAnsiTheme="majorHAnsi" w:cstheme="majorHAnsi"/>
          <w:sz w:val="28"/>
          <w:lang w:val="en-US"/>
        </w:rPr>
      </w:pPr>
      <w:r w:rsidRPr="00D95F6F">
        <w:rPr>
          <w:rFonts w:asciiTheme="majorHAnsi" w:hAnsiTheme="majorHAnsi" w:cstheme="majorHAnsi"/>
          <w:sz w:val="28"/>
          <w:lang w:val="en-US"/>
        </w:rPr>
        <w:t>Nên bổ sung thêm một số tính năng nâng cao để đáp ứng nhu cầu sử dụng.</w:t>
      </w:r>
    </w:p>
    <w:p w14:paraId="26D40B49" w14:textId="77777777" w:rsidR="00D95F6F" w:rsidRPr="00B25B4B" w:rsidRDefault="00D95F6F" w:rsidP="00B25B4B">
      <w:pPr>
        <w:tabs>
          <w:tab w:val="left" w:pos="1302"/>
        </w:tabs>
        <w:rPr>
          <w:rFonts w:asciiTheme="majorHAnsi" w:hAnsiTheme="majorHAnsi" w:cstheme="majorHAnsi"/>
          <w:sz w:val="28"/>
          <w:lang w:val="en-US"/>
        </w:rPr>
      </w:pPr>
    </w:p>
    <w:p w14:paraId="05513BD8" w14:textId="2ED229E3" w:rsidR="006D1FAD" w:rsidRPr="00D95F6F" w:rsidRDefault="006D1FAD" w:rsidP="00D95F6F">
      <w:pPr>
        <w:pStyle w:val="Heading1"/>
        <w:rPr>
          <w:lang w:val="en-US"/>
        </w:rPr>
      </w:pPr>
      <w:bookmarkStart w:id="28" w:name="_Toc191522033"/>
      <w:r w:rsidRPr="007E750F">
        <w:rPr>
          <w:lang w:val="en-US"/>
        </w:rPr>
        <w:t>Phần 5: Kết luận và hướng mở rộng</w:t>
      </w:r>
      <w:bookmarkEnd w:id="28"/>
    </w:p>
    <w:p w14:paraId="22641C96" w14:textId="259F8617" w:rsidR="00EC14C8" w:rsidRPr="007E750F" w:rsidRDefault="006D1FAD" w:rsidP="00D95F6F">
      <w:pPr>
        <w:pStyle w:val="Heading2"/>
        <w:rPr>
          <w:lang w:val="en-US"/>
        </w:rPr>
      </w:pPr>
      <w:bookmarkStart w:id="29" w:name="_Toc191522034"/>
      <w:r w:rsidRPr="007E750F">
        <w:rPr>
          <w:lang w:val="en-US"/>
        </w:rPr>
        <w:t>Kết luận:</w:t>
      </w:r>
      <w:bookmarkEnd w:id="29"/>
    </w:p>
    <w:p w14:paraId="2A8EAD65" w14:textId="2E0FCEB8" w:rsidR="006D1FAD" w:rsidRPr="00D95F6F" w:rsidRDefault="005D3277" w:rsidP="00FC76D4">
      <w:pPr>
        <w:tabs>
          <w:tab w:val="left" w:pos="1302"/>
        </w:tabs>
        <w:spacing w:before="60" w:after="60" w:line="312" w:lineRule="auto"/>
        <w:ind w:firstLine="720"/>
        <w:jc w:val="both"/>
        <w:rPr>
          <w:rFonts w:asciiTheme="majorHAnsi" w:hAnsiTheme="majorHAnsi" w:cstheme="majorHAnsi"/>
          <w:sz w:val="28"/>
          <w:lang w:val="en-US"/>
        </w:rPr>
      </w:pPr>
      <w:r w:rsidRPr="00D95F6F">
        <w:rPr>
          <w:rFonts w:asciiTheme="majorHAnsi" w:hAnsiTheme="majorHAnsi" w:cstheme="majorHAnsi"/>
          <w:sz w:val="28"/>
          <w:lang w:val="en-US"/>
        </w:rPr>
        <w:t>Trang</w:t>
      </w:r>
      <w:r w:rsidR="006D1FAD" w:rsidRPr="00D95F6F">
        <w:rPr>
          <w:rFonts w:asciiTheme="majorHAnsi" w:hAnsiTheme="majorHAnsi" w:cstheme="majorHAnsi"/>
          <w:sz w:val="28"/>
          <w:lang w:val="en-US"/>
        </w:rPr>
        <w:t xml:space="preserve"> quản lý </w:t>
      </w:r>
      <w:r w:rsidRPr="00D95F6F">
        <w:rPr>
          <w:rFonts w:asciiTheme="majorHAnsi" w:hAnsiTheme="majorHAnsi" w:cstheme="majorHAnsi"/>
          <w:sz w:val="28"/>
          <w:lang w:val="en-US"/>
        </w:rPr>
        <w:t>sách cá nhân</w:t>
      </w:r>
      <w:r w:rsidR="006D1FAD" w:rsidRPr="00D95F6F">
        <w:rPr>
          <w:rFonts w:asciiTheme="majorHAnsi" w:hAnsiTheme="majorHAnsi" w:cstheme="majorHAnsi"/>
          <w:sz w:val="28"/>
          <w:lang w:val="en-US"/>
        </w:rPr>
        <w:t xml:space="preserve"> là một </w:t>
      </w:r>
      <w:r w:rsidRPr="00D95F6F">
        <w:rPr>
          <w:rFonts w:asciiTheme="majorHAnsi" w:hAnsiTheme="majorHAnsi" w:cstheme="majorHAnsi"/>
          <w:sz w:val="28"/>
          <w:lang w:val="en-US"/>
        </w:rPr>
        <w:t>trang web</w:t>
      </w:r>
      <w:r w:rsidR="006D1FAD" w:rsidRPr="00D95F6F">
        <w:rPr>
          <w:rFonts w:asciiTheme="majorHAnsi" w:hAnsiTheme="majorHAnsi" w:cstheme="majorHAnsi"/>
          <w:sz w:val="28"/>
          <w:lang w:val="en-US"/>
        </w:rPr>
        <w:t xml:space="preserve"> hữu ích giúp người dùng quản lý một cách dễ dàng và chính xác. Qua quá trình phát triển </w:t>
      </w:r>
      <w:r w:rsidRPr="00D95F6F">
        <w:rPr>
          <w:rFonts w:asciiTheme="majorHAnsi" w:hAnsiTheme="majorHAnsi" w:cstheme="majorHAnsi"/>
          <w:sz w:val="28"/>
          <w:lang w:val="en-US"/>
        </w:rPr>
        <w:t>trang web</w:t>
      </w:r>
      <w:r w:rsidR="006D1FAD" w:rsidRPr="00D95F6F">
        <w:rPr>
          <w:rFonts w:asciiTheme="majorHAnsi" w:hAnsiTheme="majorHAnsi" w:cstheme="majorHAnsi"/>
          <w:sz w:val="28"/>
          <w:lang w:val="en-US"/>
        </w:rPr>
        <w:t>, chúng ra đã xác định được các yêu cầu và chức năng cần thiết, thiết kế giao diện người dùng thân thiện.</w:t>
      </w:r>
    </w:p>
    <w:p w14:paraId="12EE2B9B" w14:textId="77777777" w:rsidR="00D95F6F" w:rsidRDefault="00F20665" w:rsidP="00B25B4B">
      <w:pPr>
        <w:pStyle w:val="ListParagraph"/>
        <w:numPr>
          <w:ilvl w:val="0"/>
          <w:numId w:val="66"/>
        </w:num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Ưu điểm :</w:t>
      </w:r>
    </w:p>
    <w:p w14:paraId="3477ADF9" w14:textId="77777777" w:rsidR="00D95F6F" w:rsidRDefault="00F20665" w:rsidP="00B25B4B">
      <w:pPr>
        <w:pStyle w:val="ListParagraph"/>
        <w:numPr>
          <w:ilvl w:val="1"/>
          <w:numId w:val="66"/>
        </w:num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Đầy đủ tính năng quản lý cơ bản như CRUD: create- read-update-delete.</w:t>
      </w:r>
    </w:p>
    <w:p w14:paraId="08A2A3A6" w14:textId="77777777" w:rsidR="00D95F6F" w:rsidRDefault="00F20665" w:rsidP="00B25B4B">
      <w:pPr>
        <w:pStyle w:val="ListParagraph"/>
        <w:numPr>
          <w:ilvl w:val="1"/>
          <w:numId w:val="66"/>
        </w:num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Hoạt đồng hiệu quả mượt mà.</w:t>
      </w:r>
    </w:p>
    <w:p w14:paraId="60C0239E" w14:textId="77777777" w:rsidR="00D95F6F" w:rsidRDefault="00F20665" w:rsidP="00B25B4B">
      <w:pPr>
        <w:pStyle w:val="ListParagraph"/>
        <w:numPr>
          <w:ilvl w:val="1"/>
          <w:numId w:val="66"/>
        </w:num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Dễ dàng sử dụng.</w:t>
      </w:r>
    </w:p>
    <w:p w14:paraId="6FFD7135" w14:textId="103873D3" w:rsidR="00F20665" w:rsidRPr="00D95F6F" w:rsidRDefault="00F20665" w:rsidP="00B25B4B">
      <w:pPr>
        <w:pStyle w:val="ListParagraph"/>
        <w:numPr>
          <w:ilvl w:val="1"/>
          <w:numId w:val="66"/>
        </w:num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Giao diện trực quan dễ thao tác.</w:t>
      </w:r>
    </w:p>
    <w:p w14:paraId="1A15A9F6" w14:textId="77777777" w:rsidR="00D95F6F" w:rsidRDefault="00F20665" w:rsidP="00B25B4B">
      <w:pPr>
        <w:pStyle w:val="ListParagraph"/>
        <w:numPr>
          <w:ilvl w:val="0"/>
          <w:numId w:val="66"/>
        </w:num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 xml:space="preserve">Nhược điểm: </w:t>
      </w:r>
    </w:p>
    <w:p w14:paraId="7F352D44" w14:textId="77777777" w:rsidR="00D95F6F" w:rsidRDefault="00F20665" w:rsidP="00B25B4B">
      <w:pPr>
        <w:pStyle w:val="ListParagraph"/>
        <w:numPr>
          <w:ilvl w:val="1"/>
          <w:numId w:val="66"/>
        </w:num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Cần bổ sung thêm một số tính năng nâng cao</w:t>
      </w:r>
    </w:p>
    <w:p w14:paraId="365024C4" w14:textId="7CD12995" w:rsidR="00F20665" w:rsidRPr="00D95F6F" w:rsidRDefault="00F20665" w:rsidP="00B25B4B">
      <w:pPr>
        <w:pStyle w:val="ListParagraph"/>
        <w:numPr>
          <w:ilvl w:val="1"/>
          <w:numId w:val="66"/>
        </w:num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Cần tiếp tục theo dõi và sửa chữa các lỗi nhỏ còn sót lại.</w:t>
      </w:r>
    </w:p>
    <w:p w14:paraId="3993905C" w14:textId="3337AA02" w:rsidR="00F20665" w:rsidRPr="007E750F" w:rsidRDefault="00F20665" w:rsidP="00D95F6F">
      <w:pPr>
        <w:pStyle w:val="Heading2"/>
        <w:rPr>
          <w:lang w:val="en-US"/>
        </w:rPr>
      </w:pPr>
      <w:bookmarkStart w:id="30" w:name="_Toc191522035"/>
      <w:r w:rsidRPr="007E750F">
        <w:rPr>
          <w:lang w:val="en-US"/>
        </w:rPr>
        <w:t>Hướng mở rộng:</w:t>
      </w:r>
      <w:bookmarkEnd w:id="30"/>
    </w:p>
    <w:p w14:paraId="0698D910" w14:textId="7AE45141" w:rsidR="00B157EF" w:rsidRPr="007E750F" w:rsidRDefault="00B157EF" w:rsidP="00D95F6F">
      <w:pPr>
        <w:pStyle w:val="Heading3"/>
        <w:rPr>
          <w:lang w:val="en-US"/>
        </w:rPr>
      </w:pPr>
      <w:bookmarkStart w:id="31" w:name="_Toc191522036"/>
      <w:r w:rsidRPr="007E750F">
        <w:rPr>
          <w:lang w:val="en-US"/>
        </w:rPr>
        <w:t>Bổ sung tính năng album:</w:t>
      </w:r>
      <w:bookmarkEnd w:id="31"/>
    </w:p>
    <w:p w14:paraId="4FFD551E" w14:textId="5F4CDE3D" w:rsidR="00B157EF" w:rsidRPr="00D95F6F" w:rsidRDefault="00B157EF" w:rsidP="00B25B4B">
      <w:pPr>
        <w:pStyle w:val="ListParagraph"/>
        <w:numPr>
          <w:ilvl w:val="0"/>
          <w:numId w:val="12"/>
        </w:numPr>
        <w:tabs>
          <w:tab w:val="left" w:pos="1302"/>
        </w:tabs>
        <w:spacing w:before="60" w:after="60" w:line="312" w:lineRule="auto"/>
        <w:ind w:left="709" w:hanging="357"/>
        <w:rPr>
          <w:rFonts w:asciiTheme="majorHAnsi" w:hAnsiTheme="majorHAnsi" w:cstheme="majorHAnsi"/>
          <w:sz w:val="28"/>
          <w:lang w:val="en-US"/>
        </w:rPr>
      </w:pPr>
      <w:r w:rsidRPr="00D95F6F">
        <w:rPr>
          <w:rFonts w:asciiTheme="majorHAnsi" w:hAnsiTheme="majorHAnsi" w:cstheme="majorHAnsi"/>
          <w:sz w:val="28"/>
          <w:lang w:val="en-US"/>
        </w:rPr>
        <w:t>Cho phép người dùng đưa những cuốn sách mình quan tâm vào các album khác nhau nhằm dễ phân loại, theo dõi.</w:t>
      </w:r>
    </w:p>
    <w:p w14:paraId="0FBB850C" w14:textId="74233A43" w:rsidR="00B25B4B" w:rsidRDefault="00F20665" w:rsidP="00AF37BA">
      <w:pPr>
        <w:pStyle w:val="Heading3"/>
        <w:rPr>
          <w:lang w:val="en-US"/>
        </w:rPr>
      </w:pPr>
      <w:bookmarkStart w:id="32" w:name="_Toc191522037"/>
      <w:r w:rsidRPr="007E750F">
        <w:rPr>
          <w:lang w:val="en-US"/>
        </w:rPr>
        <w:t xml:space="preserve">Bổ sung thêm </w:t>
      </w:r>
      <w:r w:rsidR="00B157EF" w:rsidRPr="007E750F">
        <w:rPr>
          <w:lang w:val="en-US"/>
        </w:rPr>
        <w:t>các tài khoản</w:t>
      </w:r>
      <w:bookmarkEnd w:id="32"/>
      <w:r w:rsidR="00AF37BA">
        <w:rPr>
          <w:lang w:val="en-US"/>
        </w:rPr>
        <w:t>:</w:t>
      </w:r>
    </w:p>
    <w:p w14:paraId="2094913C" w14:textId="08F2AE91" w:rsidR="00AF37BA" w:rsidRDefault="00AF37BA" w:rsidP="00AF37BA">
      <w:pPr>
        <w:pStyle w:val="ListParagraph"/>
        <w:numPr>
          <w:ilvl w:val="0"/>
          <w:numId w:val="12"/>
        </w:numPr>
        <w:tabs>
          <w:tab w:val="left" w:pos="1302"/>
        </w:tabs>
        <w:spacing w:before="60" w:after="60" w:line="312" w:lineRule="auto"/>
        <w:ind w:left="709" w:hanging="357"/>
        <w:rPr>
          <w:rFonts w:asciiTheme="majorHAnsi" w:hAnsiTheme="majorHAnsi" w:cstheme="majorHAnsi"/>
          <w:sz w:val="28"/>
          <w:lang w:val="en-US"/>
        </w:rPr>
      </w:pPr>
      <w:r>
        <w:rPr>
          <w:rFonts w:asciiTheme="majorHAnsi" w:hAnsiTheme="majorHAnsi" w:cstheme="majorHAnsi"/>
          <w:sz w:val="28"/>
          <w:lang w:val="en-US"/>
        </w:rPr>
        <w:t>Phân chia các tài khoản nhằm tăng cường bảo mật, mỗi tài khoản chứa các bộ sưu tập riêng</w:t>
      </w:r>
    </w:p>
    <w:p w14:paraId="044D2D8B" w14:textId="59AB8E38" w:rsidR="00580B1F" w:rsidRPr="00AF37BA" w:rsidRDefault="00AF37BA" w:rsidP="00AF37BA">
      <w:pPr>
        <w:tabs>
          <w:tab w:val="left" w:pos="1302"/>
        </w:tabs>
        <w:spacing w:before="60" w:after="60" w:line="312" w:lineRule="auto"/>
        <w:ind w:left="352"/>
        <w:rPr>
          <w:rFonts w:asciiTheme="majorHAnsi" w:hAnsiTheme="majorHAnsi" w:cstheme="majorHAnsi"/>
          <w:sz w:val="28"/>
          <w:lang w:val="en-US"/>
        </w:rPr>
      </w:pPr>
      <w:r>
        <w:rPr>
          <w:rFonts w:asciiTheme="majorHAnsi" w:hAnsiTheme="majorHAnsi" w:cstheme="majorHAnsi"/>
          <w:sz w:val="28"/>
          <w:lang w:val="en-US"/>
        </w:rPr>
        <w:t>2.3     Bổ sung ảnh đại diện cho các cuốn sách</w:t>
      </w:r>
      <w:r w:rsidR="005743B9">
        <w:rPr>
          <w:rFonts w:asciiTheme="majorHAnsi" w:hAnsiTheme="majorHAnsi" w:cstheme="majorHAnsi"/>
          <w:sz w:val="28"/>
          <w:lang w:val="en-US"/>
        </w:rPr>
        <w:t>.</w:t>
      </w:r>
    </w:p>
    <w:p w14:paraId="26D03869" w14:textId="1225CCC3" w:rsidR="00801996" w:rsidRPr="00B25B4B" w:rsidRDefault="00B25B4B" w:rsidP="00B25B4B">
      <w:pPr>
        <w:tabs>
          <w:tab w:val="left" w:pos="1302"/>
        </w:tabs>
        <w:jc w:val="center"/>
        <w:rPr>
          <w:rFonts w:asciiTheme="majorHAnsi" w:hAnsiTheme="majorHAnsi" w:cstheme="majorHAnsi"/>
          <w:b/>
          <w:bCs/>
          <w:sz w:val="32"/>
          <w:szCs w:val="32"/>
          <w:lang w:val="en-US"/>
        </w:rPr>
      </w:pPr>
      <w:r>
        <w:rPr>
          <w:rFonts w:asciiTheme="majorHAnsi" w:hAnsiTheme="majorHAnsi" w:cstheme="majorHAnsi"/>
          <w:b/>
          <w:bCs/>
          <w:sz w:val="32"/>
          <w:szCs w:val="32"/>
          <w:lang w:val="en-US"/>
        </w:rPr>
        <w:t xml:space="preserve">_______ </w:t>
      </w:r>
      <w:r w:rsidR="009C236C" w:rsidRPr="00B25B4B">
        <w:rPr>
          <w:rFonts w:asciiTheme="majorHAnsi" w:hAnsiTheme="majorHAnsi" w:cstheme="majorHAnsi"/>
          <w:b/>
          <w:bCs/>
          <w:sz w:val="32"/>
          <w:szCs w:val="32"/>
          <w:lang w:val="en-US"/>
        </w:rPr>
        <w:t>The end</w:t>
      </w:r>
      <w:r>
        <w:rPr>
          <w:rFonts w:asciiTheme="majorHAnsi" w:hAnsiTheme="majorHAnsi" w:cstheme="majorHAnsi"/>
          <w:b/>
          <w:bCs/>
          <w:sz w:val="32"/>
          <w:szCs w:val="32"/>
          <w:lang w:val="en-US"/>
        </w:rPr>
        <w:t xml:space="preserve"> _______</w:t>
      </w:r>
    </w:p>
    <w:sectPr w:rsidR="00801996" w:rsidRPr="00B25B4B" w:rsidSect="00FC76D4">
      <w:footerReference w:type="default" r:id="rId41"/>
      <w:pgSz w:w="11906" w:h="16838"/>
      <w:pgMar w:top="1134" w:right="851" w:bottom="1134" w:left="1134" w:header="227" w:footer="284" w:gutter="0"/>
      <w:pgBorders w:offsetFrom="page">
        <w:bottom w:val="single" w:sz="4" w:space="24" w:color="D0CECE" w:themeColor="background2" w:themeShade="E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053F48" w14:textId="77777777" w:rsidR="001A0233" w:rsidRDefault="001A0233" w:rsidP="00462502">
      <w:pPr>
        <w:spacing w:after="0" w:line="240" w:lineRule="auto"/>
      </w:pPr>
      <w:r>
        <w:separator/>
      </w:r>
    </w:p>
  </w:endnote>
  <w:endnote w:type="continuationSeparator" w:id="0">
    <w:p w14:paraId="1BDF55DE" w14:textId="77777777" w:rsidR="001A0233" w:rsidRDefault="001A0233" w:rsidP="004625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3C28B" w14:textId="0047E38F" w:rsidR="00E90E0A" w:rsidRDefault="00E90E0A" w:rsidP="00B148B7">
    <w:pPr>
      <w:pStyle w:val="Footer"/>
      <w:pBdr>
        <w:top w:val="single" w:sz="4" w:space="29" w:color="D9D9D9" w:themeColor="background1" w:themeShade="D9"/>
      </w:pBdr>
      <w:rPr>
        <w:b/>
        <w:bCs/>
      </w:rPr>
    </w:pPr>
  </w:p>
  <w:p w14:paraId="75BE0A64" w14:textId="7C22BE43" w:rsidR="001C7FA6" w:rsidRDefault="001C7FA6">
    <w:pPr>
      <w:pStyle w:val="BodyText"/>
      <w:spacing w:before="0"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4070875"/>
      <w:docPartObj>
        <w:docPartGallery w:val="Page Numbers (Bottom of Page)"/>
        <w:docPartUnique/>
      </w:docPartObj>
    </w:sdtPr>
    <w:sdtEndPr>
      <w:rPr>
        <w:b/>
        <w:bCs/>
        <w:color w:val="7F7F7F" w:themeColor="background1" w:themeShade="7F"/>
        <w:spacing w:val="60"/>
        <w:sz w:val="24"/>
        <w:szCs w:val="32"/>
      </w:rPr>
    </w:sdtEndPr>
    <w:sdtContent>
      <w:p w14:paraId="5C9C11BC" w14:textId="1C92CEE0" w:rsidR="00580B1F" w:rsidRPr="00B148B7" w:rsidRDefault="00E90E0A" w:rsidP="00B148B7">
        <w:pPr>
          <w:pStyle w:val="Footer"/>
          <w:pBdr>
            <w:top w:val="single" w:sz="4" w:space="15" w:color="D9D9D9" w:themeColor="background1" w:themeShade="D9"/>
          </w:pBdr>
          <w:rPr>
            <w:rFonts w:asciiTheme="majorHAnsi" w:hAnsiTheme="majorHAnsi" w:cstheme="majorHAnsi"/>
            <w:b/>
            <w:bCs/>
            <w:color w:val="7F7F7F" w:themeColor="background1" w:themeShade="7F"/>
            <w:spacing w:val="60"/>
            <w:sz w:val="32"/>
            <w:szCs w:val="32"/>
            <w:lang w:val="en-US"/>
          </w:rPr>
        </w:pPr>
        <w:r w:rsidRPr="00B148B7">
          <w:rPr>
            <w:rFonts w:asciiTheme="majorHAnsi" w:hAnsiTheme="majorHAnsi" w:cstheme="majorHAnsi"/>
            <w:sz w:val="24"/>
            <w:szCs w:val="24"/>
          </w:rPr>
          <w:fldChar w:fldCharType="begin"/>
        </w:r>
        <w:r w:rsidRPr="00B148B7">
          <w:rPr>
            <w:rFonts w:asciiTheme="majorHAnsi" w:hAnsiTheme="majorHAnsi" w:cstheme="majorHAnsi"/>
            <w:sz w:val="24"/>
            <w:szCs w:val="24"/>
          </w:rPr>
          <w:instrText xml:space="preserve"> PAGE   \* MERGEFORMAT </w:instrText>
        </w:r>
        <w:r w:rsidRPr="00B148B7">
          <w:rPr>
            <w:rFonts w:asciiTheme="majorHAnsi" w:hAnsiTheme="majorHAnsi" w:cstheme="majorHAnsi"/>
            <w:sz w:val="24"/>
            <w:szCs w:val="24"/>
          </w:rPr>
          <w:fldChar w:fldCharType="separate"/>
        </w:r>
        <w:r w:rsidRPr="00B148B7">
          <w:rPr>
            <w:rFonts w:asciiTheme="majorHAnsi" w:hAnsiTheme="majorHAnsi" w:cstheme="majorHAnsi"/>
            <w:b/>
            <w:bCs/>
            <w:noProof/>
            <w:sz w:val="24"/>
            <w:szCs w:val="24"/>
          </w:rPr>
          <w:t>2</w:t>
        </w:r>
        <w:r w:rsidRPr="00B148B7">
          <w:rPr>
            <w:rFonts w:asciiTheme="majorHAnsi" w:hAnsiTheme="majorHAnsi" w:cstheme="majorHAnsi"/>
            <w:b/>
            <w:bCs/>
            <w:noProof/>
            <w:sz w:val="24"/>
            <w:szCs w:val="24"/>
          </w:rPr>
          <w:fldChar w:fldCharType="end"/>
        </w:r>
        <w:r w:rsidRPr="00B148B7">
          <w:rPr>
            <w:rFonts w:asciiTheme="majorHAnsi" w:hAnsiTheme="majorHAnsi" w:cstheme="majorHAnsi"/>
            <w:b/>
            <w:bCs/>
            <w:sz w:val="24"/>
            <w:szCs w:val="24"/>
          </w:rPr>
          <w:t xml:space="preserve"> | </w:t>
        </w:r>
        <w:r w:rsidRPr="00B148B7">
          <w:rPr>
            <w:rFonts w:asciiTheme="majorHAnsi" w:hAnsiTheme="majorHAnsi" w:cstheme="majorHAnsi"/>
            <w:color w:val="7F7F7F" w:themeColor="background1" w:themeShade="7F"/>
            <w:spacing w:val="60"/>
            <w:sz w:val="24"/>
            <w:szCs w:val="24"/>
          </w:rPr>
          <w:t>Page</w:t>
        </w:r>
        <w:r w:rsidR="00580B1F">
          <w:rPr>
            <w:rFonts w:asciiTheme="majorHAnsi" w:hAnsiTheme="majorHAnsi" w:cstheme="majorHAnsi"/>
            <w:color w:val="7F7F7F" w:themeColor="background1" w:themeShade="7F"/>
            <w:spacing w:val="60"/>
            <w:sz w:val="28"/>
            <w:lang w:val="en-US"/>
          </w:rPr>
          <w:tab/>
        </w:r>
        <w:r w:rsidR="00580B1F" w:rsidRPr="00B148B7">
          <w:rPr>
            <w:rFonts w:asciiTheme="majorHAnsi" w:hAnsiTheme="majorHAnsi" w:cstheme="majorHAnsi"/>
            <w:b/>
            <w:bCs/>
            <w:color w:val="000000" w:themeColor="text1"/>
            <w:spacing w:val="60"/>
            <w:szCs w:val="22"/>
            <w:lang w:val="en-US"/>
          </w:rPr>
          <w:tab/>
        </w:r>
        <w:sdt>
          <w:sdtPr>
            <w:rPr>
              <w:rFonts w:asciiTheme="majorHAnsi" w:hAnsiTheme="majorHAnsi" w:cstheme="majorHAnsi"/>
              <w:b/>
              <w:bCs/>
              <w:color w:val="000000" w:themeColor="text1"/>
              <w:spacing w:val="60"/>
              <w:szCs w:val="22"/>
            </w:rPr>
            <w:alias w:val="Author"/>
            <w:tag w:val=""/>
            <w:id w:val="1899320382"/>
            <w:placeholder>
              <w:docPart w:val="D6E3A0471C8145E4B318264ABC6AD3A5"/>
            </w:placeholder>
            <w:dataBinding w:prefixMappings="xmlns:ns0='http://purl.org/dc/elements/1.1/' xmlns:ns1='http://schemas.openxmlformats.org/package/2006/metadata/core-properties' " w:xpath="/ns1:coreProperties[1]/ns0:creator[1]" w:storeItemID="{6C3C8BC8-F283-45AE-878A-BAB7291924A1}"/>
            <w:text/>
          </w:sdtPr>
          <w:sdtContent>
            <w:r w:rsidR="00B148B7" w:rsidRPr="00B148B7">
              <w:rPr>
                <w:rFonts w:asciiTheme="majorHAnsi" w:hAnsiTheme="majorHAnsi" w:cstheme="majorHAnsi"/>
                <w:b/>
                <w:bCs/>
                <w:color w:val="000000" w:themeColor="text1"/>
                <w:spacing w:val="60"/>
                <w:szCs w:val="22"/>
              </w:rPr>
              <w:t>Nguyễn Đức Minh – MSSV: 23010302</w:t>
            </w:r>
          </w:sdtContent>
        </w:sdt>
      </w:p>
      <w:p w14:paraId="4EB97CE9" w14:textId="2B806186" w:rsidR="00E90E0A" w:rsidRPr="00B148B7" w:rsidRDefault="00000000" w:rsidP="00580B1F">
        <w:pPr>
          <w:pStyle w:val="Footer"/>
          <w:pBdr>
            <w:top w:val="single" w:sz="4" w:space="15" w:color="D9D9D9" w:themeColor="background1" w:themeShade="D9"/>
          </w:pBdr>
          <w:rPr>
            <w:b/>
            <w:bCs/>
            <w:sz w:val="24"/>
            <w:szCs w:val="32"/>
          </w:rPr>
        </w:pPr>
      </w:p>
    </w:sdtContent>
  </w:sdt>
  <w:p w14:paraId="3CF9D787" w14:textId="77777777" w:rsidR="00E90E0A" w:rsidRDefault="00E90E0A">
    <w:pPr>
      <w:pStyle w:val="BodyText"/>
      <w:spacing w:before="0"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3614121"/>
      <w:docPartObj>
        <w:docPartGallery w:val="Page Numbers (Bottom of Page)"/>
        <w:docPartUnique/>
      </w:docPartObj>
    </w:sdtPr>
    <w:sdtEndPr>
      <w:rPr>
        <w:rFonts w:asciiTheme="majorHAnsi" w:hAnsiTheme="majorHAnsi" w:cstheme="majorHAnsi"/>
        <w:color w:val="7F7F7F" w:themeColor="background1" w:themeShade="7F"/>
        <w:spacing w:val="60"/>
        <w:szCs w:val="22"/>
      </w:rPr>
    </w:sdtEndPr>
    <w:sdtContent>
      <w:p w14:paraId="315226E0" w14:textId="77777777" w:rsidR="00B148B7" w:rsidRDefault="00B148B7">
        <w:pPr>
          <w:pStyle w:val="Footer"/>
          <w:pBdr>
            <w:top w:val="single" w:sz="4" w:space="1" w:color="D9D9D9" w:themeColor="background1" w:themeShade="D9"/>
          </w:pBdr>
          <w:rPr>
            <w:lang w:val="en-US"/>
          </w:rPr>
        </w:pPr>
      </w:p>
      <w:p w14:paraId="4857012F" w14:textId="7500D53A" w:rsidR="0060342C" w:rsidRPr="00B148B7" w:rsidRDefault="0060342C">
        <w:pPr>
          <w:pStyle w:val="Footer"/>
          <w:pBdr>
            <w:top w:val="single" w:sz="4" w:space="1" w:color="D9D9D9" w:themeColor="background1" w:themeShade="D9"/>
          </w:pBdr>
          <w:rPr>
            <w:rFonts w:asciiTheme="majorHAnsi" w:hAnsiTheme="majorHAnsi" w:cstheme="majorHAnsi"/>
            <w:b/>
            <w:bCs/>
            <w:szCs w:val="22"/>
          </w:rPr>
        </w:pPr>
        <w:r w:rsidRPr="00B148B7">
          <w:rPr>
            <w:rFonts w:asciiTheme="majorHAnsi" w:hAnsiTheme="majorHAnsi" w:cstheme="majorHAnsi"/>
            <w:szCs w:val="22"/>
          </w:rPr>
          <w:fldChar w:fldCharType="begin"/>
        </w:r>
        <w:r w:rsidRPr="00B148B7">
          <w:rPr>
            <w:rFonts w:asciiTheme="majorHAnsi" w:hAnsiTheme="majorHAnsi" w:cstheme="majorHAnsi"/>
            <w:szCs w:val="22"/>
          </w:rPr>
          <w:instrText xml:space="preserve"> PAGE   \* MERGEFORMAT </w:instrText>
        </w:r>
        <w:r w:rsidRPr="00B148B7">
          <w:rPr>
            <w:rFonts w:asciiTheme="majorHAnsi" w:hAnsiTheme="majorHAnsi" w:cstheme="majorHAnsi"/>
            <w:szCs w:val="22"/>
          </w:rPr>
          <w:fldChar w:fldCharType="separate"/>
        </w:r>
        <w:r w:rsidRPr="00B148B7">
          <w:rPr>
            <w:rFonts w:asciiTheme="majorHAnsi" w:hAnsiTheme="majorHAnsi" w:cstheme="majorHAnsi"/>
            <w:b/>
            <w:bCs/>
            <w:noProof/>
            <w:szCs w:val="22"/>
          </w:rPr>
          <w:t>2</w:t>
        </w:r>
        <w:r w:rsidRPr="00B148B7">
          <w:rPr>
            <w:rFonts w:asciiTheme="majorHAnsi" w:hAnsiTheme="majorHAnsi" w:cstheme="majorHAnsi"/>
            <w:b/>
            <w:bCs/>
            <w:noProof/>
            <w:szCs w:val="22"/>
          </w:rPr>
          <w:fldChar w:fldCharType="end"/>
        </w:r>
        <w:r w:rsidRPr="00B148B7">
          <w:rPr>
            <w:rFonts w:asciiTheme="majorHAnsi" w:hAnsiTheme="majorHAnsi" w:cstheme="majorHAnsi"/>
            <w:b/>
            <w:bCs/>
            <w:szCs w:val="22"/>
          </w:rPr>
          <w:t xml:space="preserve"> | </w:t>
        </w:r>
        <w:r w:rsidRPr="00B148B7">
          <w:rPr>
            <w:rFonts w:asciiTheme="majorHAnsi" w:hAnsiTheme="majorHAnsi" w:cstheme="majorHAnsi"/>
            <w:color w:val="7F7F7F" w:themeColor="background1" w:themeShade="7F"/>
            <w:spacing w:val="60"/>
            <w:szCs w:val="22"/>
          </w:rPr>
          <w:t>Page</w:t>
        </w:r>
        <w:r w:rsidR="00B148B7">
          <w:rPr>
            <w:rFonts w:asciiTheme="majorHAnsi" w:hAnsiTheme="majorHAnsi" w:cstheme="majorHAnsi"/>
            <w:color w:val="7F7F7F" w:themeColor="background1" w:themeShade="7F"/>
            <w:spacing w:val="60"/>
            <w:szCs w:val="22"/>
            <w:lang w:val="en-US"/>
          </w:rPr>
          <w:t xml:space="preserve">                             </w:t>
        </w:r>
        <w:r w:rsidR="00B148B7" w:rsidRPr="00B148B7">
          <w:rPr>
            <w:rFonts w:asciiTheme="majorHAnsi" w:hAnsiTheme="majorHAnsi" w:cstheme="majorHAnsi"/>
            <w:b/>
            <w:bCs/>
            <w:color w:val="000000" w:themeColor="text1"/>
            <w:spacing w:val="60"/>
            <w:szCs w:val="22"/>
            <w:lang w:val="en-US"/>
          </w:rPr>
          <w:tab/>
        </w:r>
        <w:sdt>
          <w:sdtPr>
            <w:rPr>
              <w:rFonts w:asciiTheme="majorHAnsi" w:hAnsiTheme="majorHAnsi" w:cstheme="majorHAnsi"/>
              <w:b/>
              <w:bCs/>
              <w:color w:val="000000" w:themeColor="text1"/>
              <w:spacing w:val="60"/>
              <w:szCs w:val="22"/>
            </w:rPr>
            <w:alias w:val="Author"/>
            <w:tag w:val=""/>
            <w:id w:val="-1825957071"/>
            <w:placeholder>
              <w:docPart w:val="AA92983894C2492A8BC578B8F30160BA"/>
            </w:placeholder>
            <w:dataBinding w:prefixMappings="xmlns:ns0='http://purl.org/dc/elements/1.1/' xmlns:ns1='http://schemas.openxmlformats.org/package/2006/metadata/core-properties' " w:xpath="/ns1:coreProperties[1]/ns0:creator[1]" w:storeItemID="{6C3C8BC8-F283-45AE-878A-BAB7291924A1}"/>
            <w:text/>
          </w:sdtPr>
          <w:sdtContent>
            <w:r w:rsidR="00B148B7" w:rsidRPr="00B148B7">
              <w:rPr>
                <w:rFonts w:asciiTheme="majorHAnsi" w:hAnsiTheme="majorHAnsi" w:cstheme="majorHAnsi"/>
                <w:b/>
                <w:bCs/>
                <w:color w:val="000000" w:themeColor="text1"/>
                <w:spacing w:val="60"/>
                <w:szCs w:val="22"/>
              </w:rPr>
              <w:t>Nguyễn Đức Minh – MSSV: 23010302</w:t>
            </w:r>
          </w:sdtContent>
        </w:sdt>
      </w:p>
    </w:sdtContent>
  </w:sdt>
  <w:p w14:paraId="540F9258" w14:textId="77777777" w:rsidR="00462502" w:rsidRPr="00580B1F" w:rsidRDefault="00462502">
    <w:pPr>
      <w:pStyle w:val="Footer"/>
      <w:rPr>
        <w:rFonts w:asciiTheme="majorHAnsi" w:hAnsiTheme="majorHAnsi" w:cstheme="majorHAnsi"/>
        <w:sz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D26114" w14:textId="77777777" w:rsidR="001A0233" w:rsidRDefault="001A0233" w:rsidP="00462502">
      <w:pPr>
        <w:spacing w:after="0" w:line="240" w:lineRule="auto"/>
      </w:pPr>
      <w:r>
        <w:separator/>
      </w:r>
    </w:p>
  </w:footnote>
  <w:footnote w:type="continuationSeparator" w:id="0">
    <w:p w14:paraId="0670050E" w14:textId="77777777" w:rsidR="001A0233" w:rsidRDefault="001A0233" w:rsidP="004625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29E1A3" w14:textId="77777777" w:rsidR="00B148B7" w:rsidRDefault="00B148B7">
    <w:pPr>
      <w:pStyle w:val="Header"/>
      <w:rPr>
        <w:rFonts w:asciiTheme="majorHAnsi" w:hAnsiTheme="majorHAnsi" w:cstheme="majorHAnsi"/>
        <w:b/>
        <w:bCs/>
        <w:color w:val="2F5496" w:themeColor="accent1" w:themeShade="BF"/>
        <w:sz w:val="24"/>
        <w:szCs w:val="32"/>
        <w:lang w:val="en-US"/>
      </w:rPr>
    </w:pPr>
  </w:p>
  <w:p w14:paraId="64A40E77" w14:textId="3332C617" w:rsidR="00B148B7" w:rsidRDefault="00B148B7">
    <w:pPr>
      <w:pStyle w:val="Header"/>
      <w:rPr>
        <w:rFonts w:asciiTheme="majorHAnsi" w:hAnsiTheme="majorHAnsi" w:cstheme="majorHAnsi"/>
        <w:b/>
        <w:bCs/>
        <w:color w:val="2F5496" w:themeColor="accent1" w:themeShade="BF"/>
        <w:sz w:val="24"/>
        <w:szCs w:val="32"/>
        <w:lang w:val="en-US"/>
      </w:rPr>
    </w:pPr>
  </w:p>
  <w:tbl>
    <w:tblPr>
      <w:tblStyle w:val="TableGrid"/>
      <w:tblW w:w="9923" w:type="dxa"/>
      <w:tblInd w:w="-142" w:type="dxa"/>
      <w:tblBorders>
        <w:top w:val="none" w:sz="0" w:space="0" w:color="auto"/>
        <w:left w:val="none" w:sz="0" w:space="0" w:color="auto"/>
        <w:bottom w:val="single" w:sz="8" w:space="0" w:color="D0CECE" w:themeColor="background2" w:themeShade="E6"/>
        <w:right w:val="none" w:sz="0" w:space="0" w:color="auto"/>
        <w:insideH w:val="none" w:sz="0" w:space="0" w:color="auto"/>
        <w:insideV w:val="none" w:sz="0" w:space="0" w:color="auto"/>
      </w:tblBorders>
      <w:tblLook w:val="04A0" w:firstRow="1" w:lastRow="0" w:firstColumn="1" w:lastColumn="0" w:noHBand="0" w:noVBand="1"/>
    </w:tblPr>
    <w:tblGrid>
      <w:gridCol w:w="9923"/>
    </w:tblGrid>
    <w:tr w:rsidR="00FC76D4" w14:paraId="39B89108" w14:textId="77777777" w:rsidTr="00FC76D4">
      <w:tc>
        <w:tcPr>
          <w:tcW w:w="9923" w:type="dxa"/>
          <w:shd w:val="clear" w:color="auto" w:fill="auto"/>
        </w:tcPr>
        <w:p w14:paraId="37AB17B0" w14:textId="3B06CDA0" w:rsidR="00FC76D4" w:rsidRDefault="00FC76D4">
          <w:pPr>
            <w:pStyle w:val="Header"/>
            <w:rPr>
              <w:rFonts w:asciiTheme="majorHAnsi" w:hAnsiTheme="majorHAnsi" w:cstheme="majorHAnsi"/>
              <w:b/>
              <w:bCs/>
              <w:color w:val="2F5496" w:themeColor="accent1" w:themeShade="BF"/>
              <w:sz w:val="24"/>
              <w:szCs w:val="32"/>
            </w:rPr>
          </w:pPr>
          <w:r w:rsidRPr="00B148B7">
            <w:rPr>
              <w:rFonts w:asciiTheme="majorHAnsi" w:hAnsiTheme="majorHAnsi" w:cstheme="majorHAnsi"/>
              <w:b/>
              <w:bCs/>
              <w:color w:val="2F5496" w:themeColor="accent1" w:themeShade="BF"/>
              <w:sz w:val="24"/>
              <w:szCs w:val="32"/>
              <w:lang w:val="en-US"/>
            </w:rPr>
            <w:t>PHENIKAA UNIVERSITY</w:t>
          </w:r>
        </w:p>
      </w:tc>
    </w:tr>
  </w:tbl>
  <w:p w14:paraId="2106AF9E" w14:textId="77777777" w:rsidR="00B148B7" w:rsidRPr="00B148B7" w:rsidRDefault="00B148B7">
    <w:pPr>
      <w:pStyle w:val="Header"/>
      <w:rPr>
        <w:rFonts w:asciiTheme="majorHAnsi" w:hAnsiTheme="majorHAnsi" w:cstheme="majorHAnsi"/>
        <w:b/>
        <w:bCs/>
        <w:color w:val="2F5496" w:themeColor="accent1" w:themeShade="BF"/>
        <w:sz w:val="24"/>
        <w:szCs w:val="32"/>
      </w:rPr>
    </w:pPr>
  </w:p>
  <w:p w14:paraId="2DBFDCAF" w14:textId="1F1430E2" w:rsidR="001C7FA6" w:rsidRPr="00B148B7" w:rsidRDefault="001C7FA6">
    <w:pPr>
      <w:pStyle w:val="BodyText"/>
      <w:spacing w:before="0" w:line="14" w:lineRule="auto"/>
      <w:rPr>
        <w:sz w:val="2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010C8"/>
    <w:multiLevelType w:val="hybridMultilevel"/>
    <w:tmpl w:val="1C4872AA"/>
    <w:lvl w:ilvl="0" w:tplc="C27C84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AE726E"/>
    <w:multiLevelType w:val="hybridMultilevel"/>
    <w:tmpl w:val="C1183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907B3"/>
    <w:multiLevelType w:val="hybridMultilevel"/>
    <w:tmpl w:val="D166D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6A2E1E"/>
    <w:multiLevelType w:val="hybridMultilevel"/>
    <w:tmpl w:val="9FFAAFAC"/>
    <w:lvl w:ilvl="0" w:tplc="681A30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970B2D"/>
    <w:multiLevelType w:val="hybridMultilevel"/>
    <w:tmpl w:val="4EFEBFCA"/>
    <w:lvl w:ilvl="0" w:tplc="5FFA7260">
      <w:start w:val="1"/>
      <w:numFmt w:val="lowerLetter"/>
      <w:lvlText w:val="%1)"/>
      <w:lvlJc w:val="left"/>
      <w:pPr>
        <w:ind w:left="864" w:hanging="360"/>
      </w:pPr>
      <w:rPr>
        <w:rFonts w:hint="default"/>
      </w:rPr>
    </w:lvl>
    <w:lvl w:ilvl="1" w:tplc="042A0019" w:tentative="1">
      <w:start w:val="1"/>
      <w:numFmt w:val="lowerLetter"/>
      <w:lvlText w:val="%2."/>
      <w:lvlJc w:val="left"/>
      <w:pPr>
        <w:ind w:left="1584" w:hanging="360"/>
      </w:pPr>
    </w:lvl>
    <w:lvl w:ilvl="2" w:tplc="042A001B" w:tentative="1">
      <w:start w:val="1"/>
      <w:numFmt w:val="lowerRoman"/>
      <w:lvlText w:val="%3."/>
      <w:lvlJc w:val="right"/>
      <w:pPr>
        <w:ind w:left="2304" w:hanging="180"/>
      </w:pPr>
    </w:lvl>
    <w:lvl w:ilvl="3" w:tplc="042A000F" w:tentative="1">
      <w:start w:val="1"/>
      <w:numFmt w:val="decimal"/>
      <w:lvlText w:val="%4."/>
      <w:lvlJc w:val="left"/>
      <w:pPr>
        <w:ind w:left="3024" w:hanging="360"/>
      </w:pPr>
    </w:lvl>
    <w:lvl w:ilvl="4" w:tplc="042A0019" w:tentative="1">
      <w:start w:val="1"/>
      <w:numFmt w:val="lowerLetter"/>
      <w:lvlText w:val="%5."/>
      <w:lvlJc w:val="left"/>
      <w:pPr>
        <w:ind w:left="3744" w:hanging="360"/>
      </w:pPr>
    </w:lvl>
    <w:lvl w:ilvl="5" w:tplc="042A001B" w:tentative="1">
      <w:start w:val="1"/>
      <w:numFmt w:val="lowerRoman"/>
      <w:lvlText w:val="%6."/>
      <w:lvlJc w:val="right"/>
      <w:pPr>
        <w:ind w:left="4464" w:hanging="180"/>
      </w:pPr>
    </w:lvl>
    <w:lvl w:ilvl="6" w:tplc="042A000F" w:tentative="1">
      <w:start w:val="1"/>
      <w:numFmt w:val="decimal"/>
      <w:lvlText w:val="%7."/>
      <w:lvlJc w:val="left"/>
      <w:pPr>
        <w:ind w:left="5184" w:hanging="360"/>
      </w:pPr>
    </w:lvl>
    <w:lvl w:ilvl="7" w:tplc="042A0019" w:tentative="1">
      <w:start w:val="1"/>
      <w:numFmt w:val="lowerLetter"/>
      <w:lvlText w:val="%8."/>
      <w:lvlJc w:val="left"/>
      <w:pPr>
        <w:ind w:left="5904" w:hanging="360"/>
      </w:pPr>
    </w:lvl>
    <w:lvl w:ilvl="8" w:tplc="042A001B" w:tentative="1">
      <w:start w:val="1"/>
      <w:numFmt w:val="lowerRoman"/>
      <w:lvlText w:val="%9."/>
      <w:lvlJc w:val="right"/>
      <w:pPr>
        <w:ind w:left="6624" w:hanging="180"/>
      </w:pPr>
    </w:lvl>
  </w:abstractNum>
  <w:abstractNum w:abstractNumId="5" w15:restartNumberingAfterBreak="0">
    <w:nsid w:val="06B504BB"/>
    <w:multiLevelType w:val="hybridMultilevel"/>
    <w:tmpl w:val="3FE6A52E"/>
    <w:lvl w:ilvl="0" w:tplc="CDF001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C521FB"/>
    <w:multiLevelType w:val="hybridMultilevel"/>
    <w:tmpl w:val="9C68D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E40E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B821D12"/>
    <w:multiLevelType w:val="hybridMultilevel"/>
    <w:tmpl w:val="D17046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1B66EC"/>
    <w:multiLevelType w:val="multilevel"/>
    <w:tmpl w:val="E70EBD08"/>
    <w:lvl w:ilvl="0">
      <w:start w:val="1"/>
      <w:numFmt w:val="none"/>
      <w:lvlText w:val="%1"/>
      <w:lvlJc w:val="left"/>
      <w:pPr>
        <w:ind w:left="432" w:hanging="432"/>
      </w:pPr>
      <w:rPr>
        <w:rFonts w:ascii="Times New Roman" w:hAnsi="Times New Roman" w:hint="default"/>
        <w:b/>
        <w:i w:val="0"/>
        <w:color w:val="auto"/>
        <w:sz w:val="32"/>
      </w:rPr>
    </w:lvl>
    <w:lvl w:ilvl="1">
      <w:start w:val="1"/>
      <w:numFmt w:val="decimal"/>
      <w:lvlText w:val="%1.%2"/>
      <w:lvlJc w:val="left"/>
      <w:pPr>
        <w:ind w:left="576" w:hanging="576"/>
      </w:pPr>
      <w:rPr>
        <w:rFonts w:ascii="Times New Roman" w:hAnsi="Times New Roman" w:hint="default"/>
        <w:b/>
        <w:i w:val="0"/>
        <w:color w:val="auto"/>
        <w:sz w:val="32"/>
      </w:rPr>
    </w:lvl>
    <w:lvl w:ilvl="2">
      <w:start w:val="1"/>
      <w:numFmt w:val="decimal"/>
      <w:lvlText w:val="%1%2.%3"/>
      <w:lvlJc w:val="left"/>
      <w:pPr>
        <w:ind w:left="720" w:hanging="720"/>
      </w:pPr>
      <w:rPr>
        <w:rFonts w:ascii="Times New Roman" w:hAnsi="Times New Roman" w:hint="default"/>
        <w:b w:val="0"/>
        <w:i w:val="0"/>
        <w:color w:val="auto"/>
        <w:sz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13A08E4"/>
    <w:multiLevelType w:val="hybridMultilevel"/>
    <w:tmpl w:val="3E1289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DD0C6F"/>
    <w:multiLevelType w:val="hybridMultilevel"/>
    <w:tmpl w:val="B8005032"/>
    <w:lvl w:ilvl="0" w:tplc="FFFFFFFF">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04090001">
      <w:start w:val="1"/>
      <w:numFmt w:val="bullet"/>
      <w:lvlText w:val=""/>
      <w:lvlJc w:val="left"/>
      <w:pPr>
        <w:ind w:left="644"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2" w15:restartNumberingAfterBreak="0">
    <w:nsid w:val="13083F79"/>
    <w:multiLevelType w:val="hybridMultilevel"/>
    <w:tmpl w:val="D2E08EEC"/>
    <w:lvl w:ilvl="0" w:tplc="8E6669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50E6BBA"/>
    <w:multiLevelType w:val="hybridMultilevel"/>
    <w:tmpl w:val="05BA2E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354E52"/>
    <w:multiLevelType w:val="hybridMultilevel"/>
    <w:tmpl w:val="1B4457DA"/>
    <w:lvl w:ilvl="0" w:tplc="44B09B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837695"/>
    <w:multiLevelType w:val="multilevel"/>
    <w:tmpl w:val="2E00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B32961"/>
    <w:multiLevelType w:val="hybridMultilevel"/>
    <w:tmpl w:val="C11837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5D54B8F"/>
    <w:multiLevelType w:val="multilevel"/>
    <w:tmpl w:val="ECD0943C"/>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6120" w:hanging="2520"/>
      </w:pPr>
      <w:rPr>
        <w:rFonts w:hint="default"/>
      </w:rPr>
    </w:lvl>
  </w:abstractNum>
  <w:abstractNum w:abstractNumId="18" w15:restartNumberingAfterBreak="0">
    <w:nsid w:val="17F12A9A"/>
    <w:multiLevelType w:val="hybridMultilevel"/>
    <w:tmpl w:val="3F1A14A0"/>
    <w:lvl w:ilvl="0" w:tplc="2A64AE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B20A53"/>
    <w:multiLevelType w:val="hybridMultilevel"/>
    <w:tmpl w:val="8D965916"/>
    <w:lvl w:ilvl="0" w:tplc="002020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A3173B3"/>
    <w:multiLevelType w:val="hybridMultilevel"/>
    <w:tmpl w:val="81483C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B2101F7"/>
    <w:multiLevelType w:val="hybridMultilevel"/>
    <w:tmpl w:val="C0D05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8A729B"/>
    <w:multiLevelType w:val="hybridMultilevel"/>
    <w:tmpl w:val="07186602"/>
    <w:lvl w:ilvl="0" w:tplc="04090003">
      <w:start w:val="1"/>
      <w:numFmt w:val="bullet"/>
      <w:lvlText w:val="o"/>
      <w:lvlJc w:val="left"/>
      <w:pPr>
        <w:ind w:left="2960" w:hanging="360"/>
      </w:pPr>
      <w:rPr>
        <w:rFonts w:ascii="Courier New" w:hAnsi="Courier New" w:cs="Courier New" w:hint="default"/>
      </w:rPr>
    </w:lvl>
    <w:lvl w:ilvl="1" w:tplc="04090003" w:tentative="1">
      <w:start w:val="1"/>
      <w:numFmt w:val="bullet"/>
      <w:lvlText w:val="o"/>
      <w:lvlJc w:val="left"/>
      <w:pPr>
        <w:ind w:left="3680" w:hanging="360"/>
      </w:pPr>
      <w:rPr>
        <w:rFonts w:ascii="Courier New" w:hAnsi="Courier New" w:cs="Courier New" w:hint="default"/>
      </w:rPr>
    </w:lvl>
    <w:lvl w:ilvl="2" w:tplc="04090005" w:tentative="1">
      <w:start w:val="1"/>
      <w:numFmt w:val="bullet"/>
      <w:lvlText w:val=""/>
      <w:lvlJc w:val="left"/>
      <w:pPr>
        <w:ind w:left="4400" w:hanging="360"/>
      </w:pPr>
      <w:rPr>
        <w:rFonts w:ascii="Wingdings" w:hAnsi="Wingdings" w:hint="default"/>
      </w:rPr>
    </w:lvl>
    <w:lvl w:ilvl="3" w:tplc="04090001" w:tentative="1">
      <w:start w:val="1"/>
      <w:numFmt w:val="bullet"/>
      <w:lvlText w:val=""/>
      <w:lvlJc w:val="left"/>
      <w:pPr>
        <w:ind w:left="5120" w:hanging="360"/>
      </w:pPr>
      <w:rPr>
        <w:rFonts w:ascii="Symbol" w:hAnsi="Symbol" w:hint="default"/>
      </w:rPr>
    </w:lvl>
    <w:lvl w:ilvl="4" w:tplc="04090003" w:tentative="1">
      <w:start w:val="1"/>
      <w:numFmt w:val="bullet"/>
      <w:lvlText w:val="o"/>
      <w:lvlJc w:val="left"/>
      <w:pPr>
        <w:ind w:left="5840" w:hanging="360"/>
      </w:pPr>
      <w:rPr>
        <w:rFonts w:ascii="Courier New" w:hAnsi="Courier New" w:cs="Courier New" w:hint="default"/>
      </w:rPr>
    </w:lvl>
    <w:lvl w:ilvl="5" w:tplc="04090005" w:tentative="1">
      <w:start w:val="1"/>
      <w:numFmt w:val="bullet"/>
      <w:lvlText w:val=""/>
      <w:lvlJc w:val="left"/>
      <w:pPr>
        <w:ind w:left="6560" w:hanging="360"/>
      </w:pPr>
      <w:rPr>
        <w:rFonts w:ascii="Wingdings" w:hAnsi="Wingdings" w:hint="default"/>
      </w:rPr>
    </w:lvl>
    <w:lvl w:ilvl="6" w:tplc="04090001" w:tentative="1">
      <w:start w:val="1"/>
      <w:numFmt w:val="bullet"/>
      <w:lvlText w:val=""/>
      <w:lvlJc w:val="left"/>
      <w:pPr>
        <w:ind w:left="7280" w:hanging="360"/>
      </w:pPr>
      <w:rPr>
        <w:rFonts w:ascii="Symbol" w:hAnsi="Symbol" w:hint="default"/>
      </w:rPr>
    </w:lvl>
    <w:lvl w:ilvl="7" w:tplc="04090003" w:tentative="1">
      <w:start w:val="1"/>
      <w:numFmt w:val="bullet"/>
      <w:lvlText w:val="o"/>
      <w:lvlJc w:val="left"/>
      <w:pPr>
        <w:ind w:left="8000" w:hanging="360"/>
      </w:pPr>
      <w:rPr>
        <w:rFonts w:ascii="Courier New" w:hAnsi="Courier New" w:cs="Courier New" w:hint="default"/>
      </w:rPr>
    </w:lvl>
    <w:lvl w:ilvl="8" w:tplc="04090005" w:tentative="1">
      <w:start w:val="1"/>
      <w:numFmt w:val="bullet"/>
      <w:lvlText w:val=""/>
      <w:lvlJc w:val="left"/>
      <w:pPr>
        <w:ind w:left="8720" w:hanging="360"/>
      </w:pPr>
      <w:rPr>
        <w:rFonts w:ascii="Wingdings" w:hAnsi="Wingdings" w:hint="default"/>
      </w:rPr>
    </w:lvl>
  </w:abstractNum>
  <w:abstractNum w:abstractNumId="23" w15:restartNumberingAfterBreak="0">
    <w:nsid w:val="2130594A"/>
    <w:multiLevelType w:val="hybridMultilevel"/>
    <w:tmpl w:val="6002C228"/>
    <w:lvl w:ilvl="0" w:tplc="F64445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2083EF3"/>
    <w:multiLevelType w:val="hybridMultilevel"/>
    <w:tmpl w:val="7970222A"/>
    <w:lvl w:ilvl="0" w:tplc="1AC8EDEE">
      <w:numFmt w:val="bullet"/>
      <w:lvlText w:val="-"/>
      <w:lvlJc w:val="left"/>
      <w:pPr>
        <w:ind w:left="2376" w:hanging="360"/>
      </w:pPr>
      <w:rPr>
        <w:rFonts w:ascii="Arial" w:eastAsiaTheme="minorHAnsi" w:hAnsi="Arial" w:cs="Arial" w:hint="default"/>
      </w:rPr>
    </w:lvl>
    <w:lvl w:ilvl="1" w:tplc="042A0003" w:tentative="1">
      <w:start w:val="1"/>
      <w:numFmt w:val="bullet"/>
      <w:lvlText w:val="o"/>
      <w:lvlJc w:val="left"/>
      <w:pPr>
        <w:ind w:left="3096" w:hanging="360"/>
      </w:pPr>
      <w:rPr>
        <w:rFonts w:ascii="Courier New" w:hAnsi="Courier New" w:cs="Courier New" w:hint="default"/>
      </w:rPr>
    </w:lvl>
    <w:lvl w:ilvl="2" w:tplc="042A0005" w:tentative="1">
      <w:start w:val="1"/>
      <w:numFmt w:val="bullet"/>
      <w:lvlText w:val=""/>
      <w:lvlJc w:val="left"/>
      <w:pPr>
        <w:ind w:left="3816" w:hanging="360"/>
      </w:pPr>
      <w:rPr>
        <w:rFonts w:ascii="Wingdings" w:hAnsi="Wingdings" w:hint="default"/>
      </w:rPr>
    </w:lvl>
    <w:lvl w:ilvl="3" w:tplc="042A0001" w:tentative="1">
      <w:start w:val="1"/>
      <w:numFmt w:val="bullet"/>
      <w:lvlText w:val=""/>
      <w:lvlJc w:val="left"/>
      <w:pPr>
        <w:ind w:left="4536" w:hanging="360"/>
      </w:pPr>
      <w:rPr>
        <w:rFonts w:ascii="Symbol" w:hAnsi="Symbol" w:hint="default"/>
      </w:rPr>
    </w:lvl>
    <w:lvl w:ilvl="4" w:tplc="042A0003" w:tentative="1">
      <w:start w:val="1"/>
      <w:numFmt w:val="bullet"/>
      <w:lvlText w:val="o"/>
      <w:lvlJc w:val="left"/>
      <w:pPr>
        <w:ind w:left="5256" w:hanging="360"/>
      </w:pPr>
      <w:rPr>
        <w:rFonts w:ascii="Courier New" w:hAnsi="Courier New" w:cs="Courier New" w:hint="default"/>
      </w:rPr>
    </w:lvl>
    <w:lvl w:ilvl="5" w:tplc="042A0005" w:tentative="1">
      <w:start w:val="1"/>
      <w:numFmt w:val="bullet"/>
      <w:lvlText w:val=""/>
      <w:lvlJc w:val="left"/>
      <w:pPr>
        <w:ind w:left="5976" w:hanging="360"/>
      </w:pPr>
      <w:rPr>
        <w:rFonts w:ascii="Wingdings" w:hAnsi="Wingdings" w:hint="default"/>
      </w:rPr>
    </w:lvl>
    <w:lvl w:ilvl="6" w:tplc="042A0001" w:tentative="1">
      <w:start w:val="1"/>
      <w:numFmt w:val="bullet"/>
      <w:lvlText w:val=""/>
      <w:lvlJc w:val="left"/>
      <w:pPr>
        <w:ind w:left="6696" w:hanging="360"/>
      </w:pPr>
      <w:rPr>
        <w:rFonts w:ascii="Symbol" w:hAnsi="Symbol" w:hint="default"/>
      </w:rPr>
    </w:lvl>
    <w:lvl w:ilvl="7" w:tplc="042A0003" w:tentative="1">
      <w:start w:val="1"/>
      <w:numFmt w:val="bullet"/>
      <w:lvlText w:val="o"/>
      <w:lvlJc w:val="left"/>
      <w:pPr>
        <w:ind w:left="7416" w:hanging="360"/>
      </w:pPr>
      <w:rPr>
        <w:rFonts w:ascii="Courier New" w:hAnsi="Courier New" w:cs="Courier New" w:hint="default"/>
      </w:rPr>
    </w:lvl>
    <w:lvl w:ilvl="8" w:tplc="042A0005" w:tentative="1">
      <w:start w:val="1"/>
      <w:numFmt w:val="bullet"/>
      <w:lvlText w:val=""/>
      <w:lvlJc w:val="left"/>
      <w:pPr>
        <w:ind w:left="8136" w:hanging="360"/>
      </w:pPr>
      <w:rPr>
        <w:rFonts w:ascii="Wingdings" w:hAnsi="Wingdings" w:hint="default"/>
      </w:rPr>
    </w:lvl>
  </w:abstractNum>
  <w:abstractNum w:abstractNumId="25" w15:restartNumberingAfterBreak="0">
    <w:nsid w:val="242440FA"/>
    <w:multiLevelType w:val="hybridMultilevel"/>
    <w:tmpl w:val="F39C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2245DF"/>
    <w:multiLevelType w:val="hybridMultilevel"/>
    <w:tmpl w:val="7834C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72A22E5"/>
    <w:multiLevelType w:val="hybridMultilevel"/>
    <w:tmpl w:val="A76C876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27B45A81"/>
    <w:multiLevelType w:val="hybridMultilevel"/>
    <w:tmpl w:val="B7FA8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CC5D60"/>
    <w:multiLevelType w:val="multilevel"/>
    <w:tmpl w:val="E048B538"/>
    <w:lvl w:ilvl="0">
      <w:start w:val="1"/>
      <w:numFmt w:val="decimal"/>
      <w:lvlText w:val="%1"/>
      <w:lvlJc w:val="left"/>
      <w:pPr>
        <w:ind w:left="1080" w:hanging="476"/>
      </w:pPr>
      <w:rPr>
        <w:rFonts w:hint="default"/>
        <w:lang w:val="vi" w:eastAsia="en-US" w:bidi="ar-SA"/>
      </w:rPr>
    </w:lvl>
    <w:lvl w:ilvl="1">
      <w:start w:val="1"/>
      <w:numFmt w:val="decimal"/>
      <w:lvlText w:val="%1.%2"/>
      <w:lvlJc w:val="left"/>
      <w:pPr>
        <w:ind w:left="1080" w:hanging="476"/>
      </w:pPr>
      <w:rPr>
        <w:rFonts w:ascii="Arial" w:eastAsia="Arial" w:hAnsi="Arial" w:cs="Arial" w:hint="default"/>
        <w:b/>
        <w:bCs/>
        <w:i w:val="0"/>
        <w:iCs w:val="0"/>
        <w:color w:val="1F2328"/>
        <w:spacing w:val="0"/>
        <w:w w:val="75"/>
        <w:sz w:val="36"/>
        <w:szCs w:val="36"/>
        <w:lang w:val="vi" w:eastAsia="en-US" w:bidi="ar-SA"/>
      </w:rPr>
    </w:lvl>
    <w:lvl w:ilvl="2">
      <w:start w:val="1"/>
      <w:numFmt w:val="decimal"/>
      <w:lvlText w:val="%1.%2.%3"/>
      <w:lvlJc w:val="left"/>
      <w:pPr>
        <w:ind w:left="1367" w:hanging="763"/>
      </w:pPr>
      <w:rPr>
        <w:rFonts w:ascii="Arial" w:eastAsia="Arial" w:hAnsi="Arial" w:cs="Arial" w:hint="default"/>
        <w:b/>
        <w:bCs/>
        <w:i w:val="0"/>
        <w:iCs w:val="0"/>
        <w:color w:val="1F2328"/>
        <w:spacing w:val="0"/>
        <w:w w:val="82"/>
        <w:sz w:val="36"/>
        <w:szCs w:val="36"/>
        <w:lang w:val="vi" w:eastAsia="en-US" w:bidi="ar-SA"/>
      </w:rPr>
    </w:lvl>
    <w:lvl w:ilvl="3">
      <w:numFmt w:val="bullet"/>
      <w:lvlText w:val="•"/>
      <w:lvlJc w:val="left"/>
      <w:pPr>
        <w:ind w:left="3471" w:hanging="763"/>
      </w:pPr>
      <w:rPr>
        <w:rFonts w:hint="default"/>
        <w:lang w:val="vi" w:eastAsia="en-US" w:bidi="ar-SA"/>
      </w:rPr>
    </w:lvl>
    <w:lvl w:ilvl="4">
      <w:numFmt w:val="bullet"/>
      <w:lvlText w:val="•"/>
      <w:lvlJc w:val="left"/>
      <w:pPr>
        <w:ind w:left="4526" w:hanging="763"/>
      </w:pPr>
      <w:rPr>
        <w:rFonts w:hint="default"/>
        <w:lang w:val="vi" w:eastAsia="en-US" w:bidi="ar-SA"/>
      </w:rPr>
    </w:lvl>
    <w:lvl w:ilvl="5">
      <w:numFmt w:val="bullet"/>
      <w:lvlText w:val="•"/>
      <w:lvlJc w:val="left"/>
      <w:pPr>
        <w:ind w:left="5582" w:hanging="763"/>
      </w:pPr>
      <w:rPr>
        <w:rFonts w:hint="default"/>
        <w:lang w:val="vi" w:eastAsia="en-US" w:bidi="ar-SA"/>
      </w:rPr>
    </w:lvl>
    <w:lvl w:ilvl="6">
      <w:numFmt w:val="bullet"/>
      <w:lvlText w:val="•"/>
      <w:lvlJc w:val="left"/>
      <w:pPr>
        <w:ind w:left="6637" w:hanging="763"/>
      </w:pPr>
      <w:rPr>
        <w:rFonts w:hint="default"/>
        <w:lang w:val="vi" w:eastAsia="en-US" w:bidi="ar-SA"/>
      </w:rPr>
    </w:lvl>
    <w:lvl w:ilvl="7">
      <w:numFmt w:val="bullet"/>
      <w:lvlText w:val="•"/>
      <w:lvlJc w:val="left"/>
      <w:pPr>
        <w:ind w:left="7693" w:hanging="763"/>
      </w:pPr>
      <w:rPr>
        <w:rFonts w:hint="default"/>
        <w:lang w:val="vi" w:eastAsia="en-US" w:bidi="ar-SA"/>
      </w:rPr>
    </w:lvl>
    <w:lvl w:ilvl="8">
      <w:numFmt w:val="bullet"/>
      <w:lvlText w:val="•"/>
      <w:lvlJc w:val="left"/>
      <w:pPr>
        <w:ind w:left="8748" w:hanging="763"/>
      </w:pPr>
      <w:rPr>
        <w:rFonts w:hint="default"/>
        <w:lang w:val="vi" w:eastAsia="en-US" w:bidi="ar-SA"/>
      </w:rPr>
    </w:lvl>
  </w:abstractNum>
  <w:abstractNum w:abstractNumId="30" w15:restartNumberingAfterBreak="0">
    <w:nsid w:val="2A5531A0"/>
    <w:multiLevelType w:val="hybridMultilevel"/>
    <w:tmpl w:val="C152FDD6"/>
    <w:lvl w:ilvl="0" w:tplc="1454383C">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31" w15:restartNumberingAfterBreak="0">
    <w:nsid w:val="2B6037EE"/>
    <w:multiLevelType w:val="hybridMultilevel"/>
    <w:tmpl w:val="0C3A6226"/>
    <w:lvl w:ilvl="0" w:tplc="529A68A6">
      <w:start w:val="1"/>
      <w:numFmt w:val="upperRoman"/>
      <w:lvlText w:val="%1."/>
      <w:lvlJc w:val="left"/>
      <w:pPr>
        <w:ind w:left="1080" w:hanging="72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D5609BA"/>
    <w:multiLevelType w:val="hybridMultilevel"/>
    <w:tmpl w:val="7AC43068"/>
    <w:lvl w:ilvl="0" w:tplc="83E43548">
      <w:start w:val="1"/>
      <w:numFmt w:val="bullet"/>
      <w:lvlText w:val="-"/>
      <w:lvlJc w:val="left"/>
      <w:pPr>
        <w:ind w:left="1445" w:hanging="360"/>
      </w:pPr>
      <w:rPr>
        <w:rFonts w:ascii="Arial" w:eastAsia="Arial" w:hAnsi="Arial" w:cs="Arial" w:hint="default"/>
        <w:color w:val="1F2328"/>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33" w15:restartNumberingAfterBreak="0">
    <w:nsid w:val="32D01A79"/>
    <w:multiLevelType w:val="hybridMultilevel"/>
    <w:tmpl w:val="10A27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44440AD"/>
    <w:multiLevelType w:val="hybridMultilevel"/>
    <w:tmpl w:val="6E5299E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50F3F92"/>
    <w:multiLevelType w:val="hybridMultilevel"/>
    <w:tmpl w:val="37040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5374D32"/>
    <w:multiLevelType w:val="hybridMultilevel"/>
    <w:tmpl w:val="16F89890"/>
    <w:lvl w:ilvl="0" w:tplc="CA84AD48">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361B6D25"/>
    <w:multiLevelType w:val="hybridMultilevel"/>
    <w:tmpl w:val="CDF25890"/>
    <w:lvl w:ilvl="0" w:tplc="1FE871CA">
      <w:start w:val="1"/>
      <w:numFmt w:val="upp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37A03AC1"/>
    <w:multiLevelType w:val="multilevel"/>
    <w:tmpl w:val="F1EC898C"/>
    <w:lvl w:ilvl="0">
      <w:start w:val="1"/>
      <w:numFmt w:val="none"/>
      <w:pStyle w:val="Heading1"/>
      <w:lvlText w:val="%1"/>
      <w:lvlJc w:val="left"/>
      <w:pPr>
        <w:ind w:left="432" w:hanging="432"/>
      </w:pPr>
      <w:rPr>
        <w:rFonts w:ascii="Times New Roman" w:hAnsi="Times New Roman" w:hint="default"/>
        <w:b/>
        <w:i w:val="0"/>
        <w:color w:val="auto"/>
        <w:sz w:val="32"/>
      </w:rPr>
    </w:lvl>
    <w:lvl w:ilvl="1">
      <w:start w:val="1"/>
      <w:numFmt w:val="decimal"/>
      <w:pStyle w:val="Heading2"/>
      <w:lvlText w:val="%1%2."/>
      <w:lvlJc w:val="left"/>
      <w:pPr>
        <w:ind w:left="576" w:hanging="576"/>
      </w:pPr>
      <w:rPr>
        <w:rFonts w:ascii="Times New Roman" w:hAnsi="Times New Roman" w:hint="default"/>
        <w:b/>
        <w:i w:val="0"/>
        <w:color w:val="auto"/>
        <w:sz w:val="28"/>
      </w:rPr>
    </w:lvl>
    <w:lvl w:ilvl="2">
      <w:start w:val="1"/>
      <w:numFmt w:val="decimal"/>
      <w:pStyle w:val="Heading3"/>
      <w:lvlText w:val="%2%1.%3"/>
      <w:lvlJc w:val="left"/>
      <w:pPr>
        <w:ind w:left="1021" w:hanging="681"/>
      </w:pPr>
      <w:rPr>
        <w:rFonts w:ascii="Times New Roman" w:hAnsi="Times New Roman" w:hint="default"/>
        <w:b w:val="0"/>
        <w:i w:val="0"/>
        <w:color w:val="auto"/>
        <w:sz w:val="28"/>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9" w15:restartNumberingAfterBreak="0">
    <w:nsid w:val="381F2A38"/>
    <w:multiLevelType w:val="hybridMultilevel"/>
    <w:tmpl w:val="5CC2DD6A"/>
    <w:lvl w:ilvl="0" w:tplc="B21EC2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E591327"/>
    <w:multiLevelType w:val="hybridMultilevel"/>
    <w:tmpl w:val="A0ECE6BA"/>
    <w:lvl w:ilvl="0" w:tplc="76EE17F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43BD6DAE"/>
    <w:multiLevelType w:val="hybridMultilevel"/>
    <w:tmpl w:val="1FAC526C"/>
    <w:lvl w:ilvl="0" w:tplc="DBD2BB2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47E600D8"/>
    <w:multiLevelType w:val="hybridMultilevel"/>
    <w:tmpl w:val="E72AC8CE"/>
    <w:lvl w:ilvl="0" w:tplc="197AB9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85101ED"/>
    <w:multiLevelType w:val="hybridMultilevel"/>
    <w:tmpl w:val="91CE0514"/>
    <w:lvl w:ilvl="0" w:tplc="BB62541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85B187A"/>
    <w:multiLevelType w:val="hybridMultilevel"/>
    <w:tmpl w:val="1E9EF6D4"/>
    <w:lvl w:ilvl="0" w:tplc="F49246E4">
      <w:numFmt w:val="bullet"/>
      <w:lvlText w:val="-"/>
      <w:lvlJc w:val="left"/>
      <w:pPr>
        <w:ind w:left="2376" w:hanging="360"/>
      </w:pPr>
      <w:rPr>
        <w:rFonts w:ascii="Arial" w:eastAsiaTheme="minorHAnsi" w:hAnsi="Arial" w:cs="Arial" w:hint="default"/>
      </w:rPr>
    </w:lvl>
    <w:lvl w:ilvl="1" w:tplc="042A0003" w:tentative="1">
      <w:start w:val="1"/>
      <w:numFmt w:val="bullet"/>
      <w:lvlText w:val="o"/>
      <w:lvlJc w:val="left"/>
      <w:pPr>
        <w:ind w:left="3096" w:hanging="360"/>
      </w:pPr>
      <w:rPr>
        <w:rFonts w:ascii="Courier New" w:hAnsi="Courier New" w:cs="Courier New" w:hint="default"/>
      </w:rPr>
    </w:lvl>
    <w:lvl w:ilvl="2" w:tplc="042A0005" w:tentative="1">
      <w:start w:val="1"/>
      <w:numFmt w:val="bullet"/>
      <w:lvlText w:val=""/>
      <w:lvlJc w:val="left"/>
      <w:pPr>
        <w:ind w:left="3816" w:hanging="360"/>
      </w:pPr>
      <w:rPr>
        <w:rFonts w:ascii="Wingdings" w:hAnsi="Wingdings" w:hint="default"/>
      </w:rPr>
    </w:lvl>
    <w:lvl w:ilvl="3" w:tplc="042A0001" w:tentative="1">
      <w:start w:val="1"/>
      <w:numFmt w:val="bullet"/>
      <w:lvlText w:val=""/>
      <w:lvlJc w:val="left"/>
      <w:pPr>
        <w:ind w:left="4536" w:hanging="360"/>
      </w:pPr>
      <w:rPr>
        <w:rFonts w:ascii="Symbol" w:hAnsi="Symbol" w:hint="default"/>
      </w:rPr>
    </w:lvl>
    <w:lvl w:ilvl="4" w:tplc="042A0003" w:tentative="1">
      <w:start w:val="1"/>
      <w:numFmt w:val="bullet"/>
      <w:lvlText w:val="o"/>
      <w:lvlJc w:val="left"/>
      <w:pPr>
        <w:ind w:left="5256" w:hanging="360"/>
      </w:pPr>
      <w:rPr>
        <w:rFonts w:ascii="Courier New" w:hAnsi="Courier New" w:cs="Courier New" w:hint="default"/>
      </w:rPr>
    </w:lvl>
    <w:lvl w:ilvl="5" w:tplc="042A0005" w:tentative="1">
      <w:start w:val="1"/>
      <w:numFmt w:val="bullet"/>
      <w:lvlText w:val=""/>
      <w:lvlJc w:val="left"/>
      <w:pPr>
        <w:ind w:left="5976" w:hanging="360"/>
      </w:pPr>
      <w:rPr>
        <w:rFonts w:ascii="Wingdings" w:hAnsi="Wingdings" w:hint="default"/>
      </w:rPr>
    </w:lvl>
    <w:lvl w:ilvl="6" w:tplc="042A0001" w:tentative="1">
      <w:start w:val="1"/>
      <w:numFmt w:val="bullet"/>
      <w:lvlText w:val=""/>
      <w:lvlJc w:val="left"/>
      <w:pPr>
        <w:ind w:left="6696" w:hanging="360"/>
      </w:pPr>
      <w:rPr>
        <w:rFonts w:ascii="Symbol" w:hAnsi="Symbol" w:hint="default"/>
      </w:rPr>
    </w:lvl>
    <w:lvl w:ilvl="7" w:tplc="042A0003" w:tentative="1">
      <w:start w:val="1"/>
      <w:numFmt w:val="bullet"/>
      <w:lvlText w:val="o"/>
      <w:lvlJc w:val="left"/>
      <w:pPr>
        <w:ind w:left="7416" w:hanging="360"/>
      </w:pPr>
      <w:rPr>
        <w:rFonts w:ascii="Courier New" w:hAnsi="Courier New" w:cs="Courier New" w:hint="default"/>
      </w:rPr>
    </w:lvl>
    <w:lvl w:ilvl="8" w:tplc="042A0005" w:tentative="1">
      <w:start w:val="1"/>
      <w:numFmt w:val="bullet"/>
      <w:lvlText w:val=""/>
      <w:lvlJc w:val="left"/>
      <w:pPr>
        <w:ind w:left="8136" w:hanging="360"/>
      </w:pPr>
      <w:rPr>
        <w:rFonts w:ascii="Wingdings" w:hAnsi="Wingdings" w:hint="default"/>
      </w:rPr>
    </w:lvl>
  </w:abstractNum>
  <w:abstractNum w:abstractNumId="45" w15:restartNumberingAfterBreak="0">
    <w:nsid w:val="4C634029"/>
    <w:multiLevelType w:val="hybridMultilevel"/>
    <w:tmpl w:val="96FCD84E"/>
    <w:lvl w:ilvl="0" w:tplc="55B4724E">
      <w:start w:val="1"/>
      <w:numFmt w:val="decimal"/>
      <w:lvlText w:val="%1."/>
      <w:lvlJc w:val="left"/>
      <w:pPr>
        <w:ind w:left="720" w:hanging="360"/>
      </w:pPr>
      <w:rPr>
        <w:rFonts w:ascii="Times New Roman" w:hAnsi="Times New Roman" w:hint="default"/>
        <w:b/>
        <w:i w:val="0"/>
        <w:caps w:val="0"/>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D492617"/>
    <w:multiLevelType w:val="hybridMultilevel"/>
    <w:tmpl w:val="2C6A38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F9707A0"/>
    <w:multiLevelType w:val="hybridMultilevel"/>
    <w:tmpl w:val="0046D756"/>
    <w:lvl w:ilvl="0" w:tplc="2850DF7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6B11EB0"/>
    <w:multiLevelType w:val="multilevel"/>
    <w:tmpl w:val="49E8D316"/>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146" w:hanging="720"/>
      </w:pPr>
      <w:rPr>
        <w:rFonts w:hint="default"/>
        <w:sz w:val="32"/>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9222E96"/>
    <w:multiLevelType w:val="hybridMultilevel"/>
    <w:tmpl w:val="9FA4C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B0C3163"/>
    <w:multiLevelType w:val="hybridMultilevel"/>
    <w:tmpl w:val="E23231EC"/>
    <w:lvl w:ilvl="0" w:tplc="F84ACE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5CF61AEB"/>
    <w:multiLevelType w:val="hybridMultilevel"/>
    <w:tmpl w:val="5922F320"/>
    <w:lvl w:ilvl="0" w:tplc="AEB02D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EE53B81"/>
    <w:multiLevelType w:val="hybridMultilevel"/>
    <w:tmpl w:val="F57076CC"/>
    <w:lvl w:ilvl="0" w:tplc="F2C881CC">
      <w:start w:val="1"/>
      <w:numFmt w:val="decimal"/>
      <w:lvlText w:val="%1."/>
      <w:lvlJc w:val="left"/>
      <w:pPr>
        <w:ind w:left="1087" w:hanging="360"/>
      </w:pPr>
      <w:rPr>
        <w:rFonts w:hint="default"/>
      </w:rPr>
    </w:lvl>
    <w:lvl w:ilvl="1" w:tplc="04090019" w:tentative="1">
      <w:start w:val="1"/>
      <w:numFmt w:val="lowerLetter"/>
      <w:lvlText w:val="%2."/>
      <w:lvlJc w:val="left"/>
      <w:pPr>
        <w:ind w:left="1807" w:hanging="360"/>
      </w:pPr>
    </w:lvl>
    <w:lvl w:ilvl="2" w:tplc="0409001B" w:tentative="1">
      <w:start w:val="1"/>
      <w:numFmt w:val="lowerRoman"/>
      <w:lvlText w:val="%3."/>
      <w:lvlJc w:val="right"/>
      <w:pPr>
        <w:ind w:left="2527" w:hanging="180"/>
      </w:pPr>
    </w:lvl>
    <w:lvl w:ilvl="3" w:tplc="0409000F" w:tentative="1">
      <w:start w:val="1"/>
      <w:numFmt w:val="decimal"/>
      <w:lvlText w:val="%4."/>
      <w:lvlJc w:val="left"/>
      <w:pPr>
        <w:ind w:left="3247" w:hanging="360"/>
      </w:pPr>
    </w:lvl>
    <w:lvl w:ilvl="4" w:tplc="04090019" w:tentative="1">
      <w:start w:val="1"/>
      <w:numFmt w:val="lowerLetter"/>
      <w:lvlText w:val="%5."/>
      <w:lvlJc w:val="left"/>
      <w:pPr>
        <w:ind w:left="3967" w:hanging="360"/>
      </w:pPr>
    </w:lvl>
    <w:lvl w:ilvl="5" w:tplc="0409001B" w:tentative="1">
      <w:start w:val="1"/>
      <w:numFmt w:val="lowerRoman"/>
      <w:lvlText w:val="%6."/>
      <w:lvlJc w:val="right"/>
      <w:pPr>
        <w:ind w:left="4687" w:hanging="180"/>
      </w:pPr>
    </w:lvl>
    <w:lvl w:ilvl="6" w:tplc="0409000F" w:tentative="1">
      <w:start w:val="1"/>
      <w:numFmt w:val="decimal"/>
      <w:lvlText w:val="%7."/>
      <w:lvlJc w:val="left"/>
      <w:pPr>
        <w:ind w:left="5407" w:hanging="360"/>
      </w:pPr>
    </w:lvl>
    <w:lvl w:ilvl="7" w:tplc="04090019" w:tentative="1">
      <w:start w:val="1"/>
      <w:numFmt w:val="lowerLetter"/>
      <w:lvlText w:val="%8."/>
      <w:lvlJc w:val="left"/>
      <w:pPr>
        <w:ind w:left="6127" w:hanging="360"/>
      </w:pPr>
    </w:lvl>
    <w:lvl w:ilvl="8" w:tplc="0409001B" w:tentative="1">
      <w:start w:val="1"/>
      <w:numFmt w:val="lowerRoman"/>
      <w:lvlText w:val="%9."/>
      <w:lvlJc w:val="right"/>
      <w:pPr>
        <w:ind w:left="6847" w:hanging="180"/>
      </w:pPr>
    </w:lvl>
  </w:abstractNum>
  <w:abstractNum w:abstractNumId="53" w15:restartNumberingAfterBreak="0">
    <w:nsid w:val="645A12C2"/>
    <w:multiLevelType w:val="multilevel"/>
    <w:tmpl w:val="9FA4C2CC"/>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64D3442E"/>
    <w:multiLevelType w:val="hybridMultilevel"/>
    <w:tmpl w:val="C6A65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57760E5"/>
    <w:multiLevelType w:val="hybridMultilevel"/>
    <w:tmpl w:val="D64E199A"/>
    <w:lvl w:ilvl="0" w:tplc="0BAAC388">
      <w:start w:val="1"/>
      <w:numFmt w:val="lowerLetter"/>
      <w:lvlText w:val="%1."/>
      <w:lvlJc w:val="left"/>
      <w:pPr>
        <w:ind w:left="1080" w:hanging="360"/>
      </w:pPr>
      <w:rPr>
        <w:rFonts w:ascii="Times New Roman" w:hAnsi="Times New Roman" w:hint="default"/>
        <w:b/>
        <w:i w:val="0"/>
        <w:caps w:val="0"/>
        <w:color w:val="auto"/>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6BC0F23"/>
    <w:multiLevelType w:val="hybridMultilevel"/>
    <w:tmpl w:val="A9CEBDB6"/>
    <w:lvl w:ilvl="0" w:tplc="4090617E">
      <w:start w:val="1"/>
      <w:numFmt w:val="upperRoman"/>
      <w:lvlText w:val="%1."/>
      <w:lvlJc w:val="left"/>
      <w:pPr>
        <w:ind w:left="1800" w:hanging="720"/>
      </w:pPr>
      <w:rPr>
        <w:rFonts w:hint="default"/>
        <w:b/>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6812539C"/>
    <w:multiLevelType w:val="multilevel"/>
    <w:tmpl w:val="9106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B123D0"/>
    <w:multiLevelType w:val="hybridMultilevel"/>
    <w:tmpl w:val="1EF4B760"/>
    <w:lvl w:ilvl="0" w:tplc="C6B6F0B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9" w15:restartNumberingAfterBreak="0">
    <w:nsid w:val="68F83411"/>
    <w:multiLevelType w:val="hybridMultilevel"/>
    <w:tmpl w:val="045A3BEA"/>
    <w:lvl w:ilvl="0" w:tplc="E872F2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98A29D7"/>
    <w:multiLevelType w:val="multilevel"/>
    <w:tmpl w:val="C05E6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F1493D"/>
    <w:multiLevelType w:val="multilevel"/>
    <w:tmpl w:val="E1A2A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D162180"/>
    <w:multiLevelType w:val="multilevel"/>
    <w:tmpl w:val="C21C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DCD2BE5"/>
    <w:multiLevelType w:val="hybridMultilevel"/>
    <w:tmpl w:val="FB44FB90"/>
    <w:lvl w:ilvl="0" w:tplc="68C025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F8E7B90"/>
    <w:multiLevelType w:val="hybridMultilevel"/>
    <w:tmpl w:val="4DFE6C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6E75EFD"/>
    <w:multiLevelType w:val="hybridMultilevel"/>
    <w:tmpl w:val="77486E0A"/>
    <w:lvl w:ilvl="0" w:tplc="0F56B6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79E76D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7C080356"/>
    <w:multiLevelType w:val="hybridMultilevel"/>
    <w:tmpl w:val="78445F58"/>
    <w:lvl w:ilvl="0" w:tplc="90C8E26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7EC22DFD"/>
    <w:multiLevelType w:val="hybridMultilevel"/>
    <w:tmpl w:val="B61AA748"/>
    <w:lvl w:ilvl="0" w:tplc="25CC64D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9" w15:restartNumberingAfterBreak="0">
    <w:nsid w:val="7F1E08D0"/>
    <w:multiLevelType w:val="hybridMultilevel"/>
    <w:tmpl w:val="BF025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4229431">
    <w:abstractNumId w:val="44"/>
  </w:num>
  <w:num w:numId="2" w16cid:durableId="332534107">
    <w:abstractNumId w:val="24"/>
  </w:num>
  <w:num w:numId="3" w16cid:durableId="1509754909">
    <w:abstractNumId w:val="58"/>
  </w:num>
  <w:num w:numId="4" w16cid:durableId="341977014">
    <w:abstractNumId w:val="4"/>
  </w:num>
  <w:num w:numId="5" w16cid:durableId="1572499982">
    <w:abstractNumId w:val="36"/>
  </w:num>
  <w:num w:numId="6" w16cid:durableId="2063749459">
    <w:abstractNumId w:val="68"/>
  </w:num>
  <w:num w:numId="7" w16cid:durableId="1180311922">
    <w:abstractNumId w:val="43"/>
  </w:num>
  <w:num w:numId="8" w16cid:durableId="1184900923">
    <w:abstractNumId w:val="12"/>
  </w:num>
  <w:num w:numId="9" w16cid:durableId="1590118590">
    <w:abstractNumId w:val="41"/>
  </w:num>
  <w:num w:numId="10" w16cid:durableId="1165708199">
    <w:abstractNumId w:val="42"/>
  </w:num>
  <w:num w:numId="11" w16cid:durableId="1929190155">
    <w:abstractNumId w:val="17"/>
  </w:num>
  <w:num w:numId="12" w16cid:durableId="130053214">
    <w:abstractNumId w:val="27"/>
  </w:num>
  <w:num w:numId="13" w16cid:durableId="972321575">
    <w:abstractNumId w:val="62"/>
  </w:num>
  <w:num w:numId="14" w16cid:durableId="431632363">
    <w:abstractNumId w:val="29"/>
  </w:num>
  <w:num w:numId="15" w16cid:durableId="999234544">
    <w:abstractNumId w:val="52"/>
  </w:num>
  <w:num w:numId="16" w16cid:durableId="531649138">
    <w:abstractNumId w:val="34"/>
  </w:num>
  <w:num w:numId="17" w16cid:durableId="1795370871">
    <w:abstractNumId w:val="31"/>
  </w:num>
  <w:num w:numId="18" w16cid:durableId="419907916">
    <w:abstractNumId w:val="40"/>
  </w:num>
  <w:num w:numId="19" w16cid:durableId="1542937624">
    <w:abstractNumId w:val="32"/>
  </w:num>
  <w:num w:numId="20" w16cid:durableId="1139031568">
    <w:abstractNumId w:val="3"/>
  </w:num>
  <w:num w:numId="21" w16cid:durableId="709458663">
    <w:abstractNumId w:val="67"/>
  </w:num>
  <w:num w:numId="22" w16cid:durableId="96873571">
    <w:abstractNumId w:val="19"/>
  </w:num>
  <w:num w:numId="23" w16cid:durableId="335038214">
    <w:abstractNumId w:val="23"/>
  </w:num>
  <w:num w:numId="24" w16cid:durableId="1527593439">
    <w:abstractNumId w:val="1"/>
  </w:num>
  <w:num w:numId="25" w16cid:durableId="545606964">
    <w:abstractNumId w:val="46"/>
  </w:num>
  <w:num w:numId="26" w16cid:durableId="1153258817">
    <w:abstractNumId w:val="0"/>
  </w:num>
  <w:num w:numId="27" w16cid:durableId="1308121146">
    <w:abstractNumId w:val="2"/>
  </w:num>
  <w:num w:numId="28" w16cid:durableId="1924028865">
    <w:abstractNumId w:val="15"/>
  </w:num>
  <w:num w:numId="29" w16cid:durableId="18548095">
    <w:abstractNumId w:val="65"/>
  </w:num>
  <w:num w:numId="30" w16cid:durableId="2115855896">
    <w:abstractNumId w:val="50"/>
  </w:num>
  <w:num w:numId="31" w16cid:durableId="1851484560">
    <w:abstractNumId w:val="47"/>
  </w:num>
  <w:num w:numId="32" w16cid:durableId="877623438">
    <w:abstractNumId w:val="63"/>
  </w:num>
  <w:num w:numId="33" w16cid:durableId="239993489">
    <w:abstractNumId w:val="18"/>
  </w:num>
  <w:num w:numId="34" w16cid:durableId="151994586">
    <w:abstractNumId w:val="64"/>
  </w:num>
  <w:num w:numId="35" w16cid:durableId="59444370">
    <w:abstractNumId w:val="59"/>
  </w:num>
  <w:num w:numId="36" w16cid:durableId="1263077106">
    <w:abstractNumId w:val="56"/>
  </w:num>
  <w:num w:numId="37" w16cid:durableId="253823456">
    <w:abstractNumId w:val="37"/>
  </w:num>
  <w:num w:numId="38" w16cid:durableId="671950316">
    <w:abstractNumId w:val="30"/>
  </w:num>
  <w:num w:numId="39" w16cid:durableId="1326978678">
    <w:abstractNumId w:val="49"/>
  </w:num>
  <w:num w:numId="40" w16cid:durableId="1255361244">
    <w:abstractNumId w:val="53"/>
  </w:num>
  <w:num w:numId="41" w16cid:durableId="326443342">
    <w:abstractNumId w:val="39"/>
  </w:num>
  <w:num w:numId="42" w16cid:durableId="2015646710">
    <w:abstractNumId w:val="51"/>
  </w:num>
  <w:num w:numId="43" w16cid:durableId="793910757">
    <w:abstractNumId w:val="14"/>
  </w:num>
  <w:num w:numId="44" w16cid:durableId="1661234335">
    <w:abstractNumId w:val="5"/>
  </w:num>
  <w:num w:numId="45" w16cid:durableId="1448892517">
    <w:abstractNumId w:val="48"/>
  </w:num>
  <w:num w:numId="46" w16cid:durableId="454521319">
    <w:abstractNumId w:val="16"/>
  </w:num>
  <w:num w:numId="47" w16cid:durableId="1800146550">
    <w:abstractNumId w:val="13"/>
  </w:num>
  <w:num w:numId="48" w16cid:durableId="571934778">
    <w:abstractNumId w:val="45"/>
  </w:num>
  <w:num w:numId="49" w16cid:durableId="383993896">
    <w:abstractNumId w:val="55"/>
  </w:num>
  <w:num w:numId="50" w16cid:durableId="1118336648">
    <w:abstractNumId w:val="7"/>
  </w:num>
  <w:num w:numId="51" w16cid:durableId="1194926862">
    <w:abstractNumId w:val="66"/>
  </w:num>
  <w:num w:numId="52" w16cid:durableId="1884512834">
    <w:abstractNumId w:val="38"/>
  </w:num>
  <w:num w:numId="53" w16cid:durableId="408499181">
    <w:abstractNumId w:val="38"/>
  </w:num>
  <w:num w:numId="54" w16cid:durableId="1217934678">
    <w:abstractNumId w:val="9"/>
  </w:num>
  <w:num w:numId="55" w16cid:durableId="683021271">
    <w:abstractNumId w:val="54"/>
  </w:num>
  <w:num w:numId="56" w16cid:durableId="935164953">
    <w:abstractNumId w:val="21"/>
  </w:num>
  <w:num w:numId="57" w16cid:durableId="699932767">
    <w:abstractNumId w:val="22"/>
  </w:num>
  <w:num w:numId="58" w16cid:durableId="1532647147">
    <w:abstractNumId w:val="33"/>
  </w:num>
  <w:num w:numId="59" w16cid:durableId="485127303">
    <w:abstractNumId w:val="26"/>
  </w:num>
  <w:num w:numId="60" w16cid:durableId="1763528379">
    <w:abstractNumId w:val="10"/>
  </w:num>
  <w:num w:numId="61" w16cid:durableId="236326986">
    <w:abstractNumId w:val="8"/>
  </w:num>
  <w:num w:numId="62" w16cid:durableId="244724375">
    <w:abstractNumId w:val="6"/>
  </w:num>
  <w:num w:numId="63" w16cid:durableId="1645039921">
    <w:abstractNumId w:val="69"/>
  </w:num>
  <w:num w:numId="64" w16cid:durableId="1640646751">
    <w:abstractNumId w:val="35"/>
  </w:num>
  <w:num w:numId="65" w16cid:durableId="1983458314">
    <w:abstractNumId w:val="25"/>
  </w:num>
  <w:num w:numId="66" w16cid:durableId="464548835">
    <w:abstractNumId w:val="20"/>
  </w:num>
  <w:num w:numId="67" w16cid:durableId="593822788">
    <w:abstractNumId w:val="11"/>
  </w:num>
  <w:num w:numId="68" w16cid:durableId="96340823">
    <w:abstractNumId w:val="28"/>
  </w:num>
  <w:num w:numId="69" w16cid:durableId="90908028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919360648">
    <w:abstractNumId w:val="57"/>
  </w:num>
  <w:num w:numId="71" w16cid:durableId="1917124670">
    <w:abstractNumId w:val="61"/>
  </w:num>
  <w:num w:numId="72" w16cid:durableId="309944870">
    <w:abstractNumId w:val="60"/>
  </w:num>
  <w:num w:numId="73" w16cid:durableId="78770521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Đức Minh Nguyễn">
    <w15:presenceInfo w15:providerId="Windows Live" w15:userId="91d49e3003ae9a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38C"/>
    <w:rsid w:val="000344A0"/>
    <w:rsid w:val="0003683D"/>
    <w:rsid w:val="00040D89"/>
    <w:rsid w:val="00054D77"/>
    <w:rsid w:val="0005604C"/>
    <w:rsid w:val="00065AF4"/>
    <w:rsid w:val="00073AC8"/>
    <w:rsid w:val="00077D34"/>
    <w:rsid w:val="00090AFF"/>
    <w:rsid w:val="000B55B6"/>
    <w:rsid w:val="000B7195"/>
    <w:rsid w:val="000C29BB"/>
    <w:rsid w:val="000C63D6"/>
    <w:rsid w:val="000D7822"/>
    <w:rsid w:val="000E6A31"/>
    <w:rsid w:val="000F3228"/>
    <w:rsid w:val="001172FE"/>
    <w:rsid w:val="00141F46"/>
    <w:rsid w:val="00153132"/>
    <w:rsid w:val="00155197"/>
    <w:rsid w:val="00157AF1"/>
    <w:rsid w:val="00166238"/>
    <w:rsid w:val="0018530C"/>
    <w:rsid w:val="00191798"/>
    <w:rsid w:val="001917BE"/>
    <w:rsid w:val="00196514"/>
    <w:rsid w:val="001A0233"/>
    <w:rsid w:val="001A1398"/>
    <w:rsid w:val="001A398C"/>
    <w:rsid w:val="001B598E"/>
    <w:rsid w:val="001C0812"/>
    <w:rsid w:val="001C7FA6"/>
    <w:rsid w:val="001E616E"/>
    <w:rsid w:val="001E6CAA"/>
    <w:rsid w:val="00201910"/>
    <w:rsid w:val="00201AF0"/>
    <w:rsid w:val="00210B02"/>
    <w:rsid w:val="0021507C"/>
    <w:rsid w:val="002154A7"/>
    <w:rsid w:val="00224ED6"/>
    <w:rsid w:val="002258C4"/>
    <w:rsid w:val="00240917"/>
    <w:rsid w:val="0025265B"/>
    <w:rsid w:val="00263F46"/>
    <w:rsid w:val="0029096A"/>
    <w:rsid w:val="002A5468"/>
    <w:rsid w:val="002B7920"/>
    <w:rsid w:val="002C2FAB"/>
    <w:rsid w:val="002C39EE"/>
    <w:rsid w:val="002E3906"/>
    <w:rsid w:val="002F745D"/>
    <w:rsid w:val="00312F22"/>
    <w:rsid w:val="003421DC"/>
    <w:rsid w:val="00381807"/>
    <w:rsid w:val="00382D5C"/>
    <w:rsid w:val="00385964"/>
    <w:rsid w:val="00393CA8"/>
    <w:rsid w:val="003B2E42"/>
    <w:rsid w:val="003C6669"/>
    <w:rsid w:val="003D22DD"/>
    <w:rsid w:val="003E25C9"/>
    <w:rsid w:val="003E4AE5"/>
    <w:rsid w:val="003F1D66"/>
    <w:rsid w:val="003F2A52"/>
    <w:rsid w:val="003F5472"/>
    <w:rsid w:val="004047D2"/>
    <w:rsid w:val="00405BC9"/>
    <w:rsid w:val="0041086D"/>
    <w:rsid w:val="00410E27"/>
    <w:rsid w:val="00461DE3"/>
    <w:rsid w:val="00462502"/>
    <w:rsid w:val="0046702A"/>
    <w:rsid w:val="004707D4"/>
    <w:rsid w:val="00476074"/>
    <w:rsid w:val="004A00C7"/>
    <w:rsid w:val="004E00A5"/>
    <w:rsid w:val="004E05FD"/>
    <w:rsid w:val="004E1682"/>
    <w:rsid w:val="004F4EE9"/>
    <w:rsid w:val="005002DA"/>
    <w:rsid w:val="005002E8"/>
    <w:rsid w:val="00501A2C"/>
    <w:rsid w:val="00510A32"/>
    <w:rsid w:val="00514C32"/>
    <w:rsid w:val="00526F0C"/>
    <w:rsid w:val="005511ED"/>
    <w:rsid w:val="00557824"/>
    <w:rsid w:val="0056187C"/>
    <w:rsid w:val="005743B9"/>
    <w:rsid w:val="00580B1F"/>
    <w:rsid w:val="005A2713"/>
    <w:rsid w:val="005A40D9"/>
    <w:rsid w:val="005B52D0"/>
    <w:rsid w:val="005C3580"/>
    <w:rsid w:val="005C408A"/>
    <w:rsid w:val="005D3277"/>
    <w:rsid w:val="005F0A43"/>
    <w:rsid w:val="005F0C60"/>
    <w:rsid w:val="006003F5"/>
    <w:rsid w:val="0060342C"/>
    <w:rsid w:val="00606451"/>
    <w:rsid w:val="00620A44"/>
    <w:rsid w:val="00630A7C"/>
    <w:rsid w:val="00636D6E"/>
    <w:rsid w:val="00645B18"/>
    <w:rsid w:val="00650EAC"/>
    <w:rsid w:val="0066723B"/>
    <w:rsid w:val="0068161A"/>
    <w:rsid w:val="006865D8"/>
    <w:rsid w:val="00691D01"/>
    <w:rsid w:val="00695A6D"/>
    <w:rsid w:val="006A62D6"/>
    <w:rsid w:val="006A78D5"/>
    <w:rsid w:val="006B2361"/>
    <w:rsid w:val="006C44F1"/>
    <w:rsid w:val="006D1FAD"/>
    <w:rsid w:val="006D3218"/>
    <w:rsid w:val="006F538D"/>
    <w:rsid w:val="00703812"/>
    <w:rsid w:val="00705853"/>
    <w:rsid w:val="007071AF"/>
    <w:rsid w:val="00715EE7"/>
    <w:rsid w:val="0072383E"/>
    <w:rsid w:val="0072468D"/>
    <w:rsid w:val="00740C1E"/>
    <w:rsid w:val="00756BF4"/>
    <w:rsid w:val="00756DBC"/>
    <w:rsid w:val="007616DF"/>
    <w:rsid w:val="00763600"/>
    <w:rsid w:val="00771210"/>
    <w:rsid w:val="00774A61"/>
    <w:rsid w:val="00777C18"/>
    <w:rsid w:val="00780334"/>
    <w:rsid w:val="007860DB"/>
    <w:rsid w:val="007D68B3"/>
    <w:rsid w:val="007E26B5"/>
    <w:rsid w:val="007E279E"/>
    <w:rsid w:val="007E2E12"/>
    <w:rsid w:val="007E727E"/>
    <w:rsid w:val="007E750F"/>
    <w:rsid w:val="00801996"/>
    <w:rsid w:val="0081006B"/>
    <w:rsid w:val="00812A2B"/>
    <w:rsid w:val="008346FA"/>
    <w:rsid w:val="00835089"/>
    <w:rsid w:val="008453F9"/>
    <w:rsid w:val="00861F54"/>
    <w:rsid w:val="00874137"/>
    <w:rsid w:val="00876F8F"/>
    <w:rsid w:val="008861B5"/>
    <w:rsid w:val="008B2A71"/>
    <w:rsid w:val="008C39E6"/>
    <w:rsid w:val="008C6CB9"/>
    <w:rsid w:val="008D05D5"/>
    <w:rsid w:val="008D580F"/>
    <w:rsid w:val="008E56F7"/>
    <w:rsid w:val="008F09A0"/>
    <w:rsid w:val="008F6EFD"/>
    <w:rsid w:val="00903D1B"/>
    <w:rsid w:val="00924151"/>
    <w:rsid w:val="009672C2"/>
    <w:rsid w:val="0097066E"/>
    <w:rsid w:val="009A083A"/>
    <w:rsid w:val="009A5A87"/>
    <w:rsid w:val="009C1A14"/>
    <w:rsid w:val="009C236C"/>
    <w:rsid w:val="009C42BB"/>
    <w:rsid w:val="009C77FD"/>
    <w:rsid w:val="009F07EA"/>
    <w:rsid w:val="00A021F5"/>
    <w:rsid w:val="00A024B1"/>
    <w:rsid w:val="00A03F63"/>
    <w:rsid w:val="00A16A89"/>
    <w:rsid w:val="00A42520"/>
    <w:rsid w:val="00A4373C"/>
    <w:rsid w:val="00A441AD"/>
    <w:rsid w:val="00A47427"/>
    <w:rsid w:val="00A53EDF"/>
    <w:rsid w:val="00A60725"/>
    <w:rsid w:val="00A7666A"/>
    <w:rsid w:val="00A8638C"/>
    <w:rsid w:val="00AA77F1"/>
    <w:rsid w:val="00AB6F54"/>
    <w:rsid w:val="00AB7969"/>
    <w:rsid w:val="00AC1ABB"/>
    <w:rsid w:val="00AD700C"/>
    <w:rsid w:val="00AE1C5B"/>
    <w:rsid w:val="00AF37BA"/>
    <w:rsid w:val="00B02B8E"/>
    <w:rsid w:val="00B04DB3"/>
    <w:rsid w:val="00B13034"/>
    <w:rsid w:val="00B148B7"/>
    <w:rsid w:val="00B14A00"/>
    <w:rsid w:val="00B157EF"/>
    <w:rsid w:val="00B17A23"/>
    <w:rsid w:val="00B20496"/>
    <w:rsid w:val="00B25B4B"/>
    <w:rsid w:val="00B45164"/>
    <w:rsid w:val="00B46819"/>
    <w:rsid w:val="00B613AC"/>
    <w:rsid w:val="00B6344F"/>
    <w:rsid w:val="00B75661"/>
    <w:rsid w:val="00B86006"/>
    <w:rsid w:val="00B94FDF"/>
    <w:rsid w:val="00B975A5"/>
    <w:rsid w:val="00BA5951"/>
    <w:rsid w:val="00BD10BF"/>
    <w:rsid w:val="00BF2A7D"/>
    <w:rsid w:val="00C108B8"/>
    <w:rsid w:val="00C1160D"/>
    <w:rsid w:val="00C13F88"/>
    <w:rsid w:val="00C17DFC"/>
    <w:rsid w:val="00C206D2"/>
    <w:rsid w:val="00C21621"/>
    <w:rsid w:val="00C45D0D"/>
    <w:rsid w:val="00C521B7"/>
    <w:rsid w:val="00C57383"/>
    <w:rsid w:val="00C62342"/>
    <w:rsid w:val="00C72EB4"/>
    <w:rsid w:val="00C96E35"/>
    <w:rsid w:val="00C97D8C"/>
    <w:rsid w:val="00D073BE"/>
    <w:rsid w:val="00D11D94"/>
    <w:rsid w:val="00D11E3D"/>
    <w:rsid w:val="00D167FB"/>
    <w:rsid w:val="00D25076"/>
    <w:rsid w:val="00D7031A"/>
    <w:rsid w:val="00D74CF9"/>
    <w:rsid w:val="00D85FF7"/>
    <w:rsid w:val="00D94EC1"/>
    <w:rsid w:val="00D95F6F"/>
    <w:rsid w:val="00D96603"/>
    <w:rsid w:val="00DC4807"/>
    <w:rsid w:val="00DD14FC"/>
    <w:rsid w:val="00E07807"/>
    <w:rsid w:val="00E10B2A"/>
    <w:rsid w:val="00E267F3"/>
    <w:rsid w:val="00E4167C"/>
    <w:rsid w:val="00E50061"/>
    <w:rsid w:val="00E85D92"/>
    <w:rsid w:val="00E90E0A"/>
    <w:rsid w:val="00EA7CCA"/>
    <w:rsid w:val="00EC14C8"/>
    <w:rsid w:val="00EC3811"/>
    <w:rsid w:val="00ED4AFF"/>
    <w:rsid w:val="00ED5CB8"/>
    <w:rsid w:val="00EE4D9C"/>
    <w:rsid w:val="00EE6509"/>
    <w:rsid w:val="00EF29C2"/>
    <w:rsid w:val="00F028E1"/>
    <w:rsid w:val="00F04F70"/>
    <w:rsid w:val="00F20665"/>
    <w:rsid w:val="00F2448B"/>
    <w:rsid w:val="00F33721"/>
    <w:rsid w:val="00F3701F"/>
    <w:rsid w:val="00F56721"/>
    <w:rsid w:val="00F6102B"/>
    <w:rsid w:val="00F831EA"/>
    <w:rsid w:val="00FA33B2"/>
    <w:rsid w:val="00FA3C54"/>
    <w:rsid w:val="00FB17C0"/>
    <w:rsid w:val="00FB2C1F"/>
    <w:rsid w:val="00FC76D4"/>
    <w:rsid w:val="00FD4AB4"/>
    <w:rsid w:val="00FD6B30"/>
    <w:rsid w:val="00FE71D9"/>
    <w:rsid w:val="00FF0B75"/>
    <w:rsid w:val="00FF2800"/>
  </w:rsids>
  <m:mathPr>
    <m:mathFont m:val="Cambria Math"/>
    <m:brkBin m:val="before"/>
    <m:brkBinSub m:val="--"/>
    <m:smallFrac m:val="0"/>
    <m:dispDef/>
    <m:lMargin m:val="0"/>
    <m:rMargin m:val="0"/>
    <m:defJc m:val="centerGroup"/>
    <m:wrapIndent m:val="1440"/>
    <m:intLim m:val="subSup"/>
    <m:naryLim m:val="undOvr"/>
  </m:mathPr>
  <w:themeFontLang w:val="vi-V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99E304"/>
  <w15:chartTrackingRefBased/>
  <w15:docId w15:val="{E1FFAAD8-F2EE-4B78-9D2A-1152AC454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vi-V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A44"/>
  </w:style>
  <w:style w:type="paragraph" w:styleId="Heading1">
    <w:name w:val="heading 1"/>
    <w:basedOn w:val="Normal"/>
    <w:next w:val="Normal"/>
    <w:link w:val="Heading1Char"/>
    <w:uiPriority w:val="9"/>
    <w:qFormat/>
    <w:rsid w:val="00B25B4B"/>
    <w:pPr>
      <w:keepNext/>
      <w:keepLines/>
      <w:numPr>
        <w:numId w:val="53"/>
      </w:numPr>
      <w:spacing w:before="360" w:after="80" w:line="360" w:lineRule="auto"/>
      <w:jc w:val="center"/>
      <w:outlineLvl w:val="0"/>
    </w:pPr>
    <w:rPr>
      <w:rFonts w:asciiTheme="majorHAnsi" w:eastAsiaTheme="majorEastAsia" w:hAnsiTheme="majorHAnsi" w:cstheme="majorBidi"/>
      <w:b/>
      <w:color w:val="000000" w:themeColor="text1"/>
      <w:sz w:val="36"/>
      <w:szCs w:val="50"/>
    </w:rPr>
  </w:style>
  <w:style w:type="paragraph" w:styleId="Heading2">
    <w:name w:val="heading 2"/>
    <w:basedOn w:val="Normal"/>
    <w:next w:val="Heading1"/>
    <w:link w:val="Heading2Char"/>
    <w:uiPriority w:val="9"/>
    <w:unhideWhenUsed/>
    <w:qFormat/>
    <w:rsid w:val="00B25B4B"/>
    <w:pPr>
      <w:keepNext/>
      <w:keepLines/>
      <w:numPr>
        <w:ilvl w:val="1"/>
        <w:numId w:val="53"/>
      </w:numPr>
      <w:spacing w:before="160" w:after="80"/>
      <w:outlineLvl w:val="1"/>
    </w:pPr>
    <w:rPr>
      <w:rFonts w:asciiTheme="majorHAnsi" w:eastAsiaTheme="majorEastAsia" w:hAnsiTheme="majorHAnsi" w:cstheme="majorBidi"/>
      <w:b/>
      <w:color w:val="000000" w:themeColor="text1"/>
      <w:sz w:val="28"/>
      <w:szCs w:val="40"/>
    </w:rPr>
  </w:style>
  <w:style w:type="paragraph" w:styleId="Heading3">
    <w:name w:val="heading 3"/>
    <w:basedOn w:val="Heading2"/>
    <w:next w:val="Heading2"/>
    <w:link w:val="Heading3Char"/>
    <w:uiPriority w:val="9"/>
    <w:unhideWhenUsed/>
    <w:qFormat/>
    <w:rsid w:val="00B25B4B"/>
    <w:pPr>
      <w:numPr>
        <w:ilvl w:val="2"/>
      </w:numPr>
      <w:outlineLvl w:val="2"/>
    </w:pPr>
    <w:rPr>
      <w:rFonts w:ascii="Times New Roman" w:hAnsi="Times New Roman"/>
      <w:b w:val="0"/>
      <w:szCs w:val="35"/>
    </w:rPr>
  </w:style>
  <w:style w:type="paragraph" w:styleId="Heading4">
    <w:name w:val="heading 4"/>
    <w:basedOn w:val="Normal"/>
    <w:next w:val="Normal"/>
    <w:link w:val="Heading4Char"/>
    <w:uiPriority w:val="9"/>
    <w:semiHidden/>
    <w:unhideWhenUsed/>
    <w:qFormat/>
    <w:rsid w:val="00A8638C"/>
    <w:pPr>
      <w:keepNext/>
      <w:keepLines/>
      <w:numPr>
        <w:ilvl w:val="3"/>
        <w:numId w:val="53"/>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8638C"/>
    <w:pPr>
      <w:keepNext/>
      <w:keepLines/>
      <w:numPr>
        <w:ilvl w:val="4"/>
        <w:numId w:val="53"/>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8638C"/>
    <w:pPr>
      <w:keepNext/>
      <w:keepLines/>
      <w:numPr>
        <w:ilvl w:val="5"/>
        <w:numId w:val="5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638C"/>
    <w:pPr>
      <w:keepNext/>
      <w:keepLines/>
      <w:numPr>
        <w:ilvl w:val="6"/>
        <w:numId w:val="5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638C"/>
    <w:pPr>
      <w:keepNext/>
      <w:keepLines/>
      <w:numPr>
        <w:ilvl w:val="7"/>
        <w:numId w:val="5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638C"/>
    <w:pPr>
      <w:keepNext/>
      <w:keepLines/>
      <w:numPr>
        <w:ilvl w:val="8"/>
        <w:numId w:val="5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5B4B"/>
    <w:rPr>
      <w:rFonts w:asciiTheme="majorHAnsi" w:eastAsiaTheme="majorEastAsia" w:hAnsiTheme="majorHAnsi" w:cstheme="majorBidi"/>
      <w:b/>
      <w:color w:val="000000" w:themeColor="text1"/>
      <w:sz w:val="36"/>
      <w:szCs w:val="50"/>
    </w:rPr>
  </w:style>
  <w:style w:type="character" w:customStyle="1" w:styleId="Heading2Char">
    <w:name w:val="Heading 2 Char"/>
    <w:basedOn w:val="DefaultParagraphFont"/>
    <w:link w:val="Heading2"/>
    <w:uiPriority w:val="9"/>
    <w:rsid w:val="00B25B4B"/>
    <w:rPr>
      <w:rFonts w:asciiTheme="majorHAnsi" w:eastAsiaTheme="majorEastAsia" w:hAnsiTheme="majorHAnsi" w:cstheme="majorBidi"/>
      <w:b/>
      <w:color w:val="000000" w:themeColor="text1"/>
      <w:sz w:val="28"/>
      <w:szCs w:val="40"/>
    </w:rPr>
  </w:style>
  <w:style w:type="character" w:customStyle="1" w:styleId="Heading3Char">
    <w:name w:val="Heading 3 Char"/>
    <w:basedOn w:val="DefaultParagraphFont"/>
    <w:link w:val="Heading3"/>
    <w:uiPriority w:val="9"/>
    <w:rsid w:val="00B25B4B"/>
    <w:rPr>
      <w:rFonts w:ascii="Times New Roman" w:eastAsiaTheme="majorEastAsia" w:hAnsi="Times New Roman" w:cstheme="majorBidi"/>
      <w:color w:val="000000" w:themeColor="text1"/>
      <w:sz w:val="28"/>
      <w:szCs w:val="35"/>
    </w:rPr>
  </w:style>
  <w:style w:type="character" w:customStyle="1" w:styleId="Heading4Char">
    <w:name w:val="Heading 4 Char"/>
    <w:basedOn w:val="DefaultParagraphFont"/>
    <w:link w:val="Heading4"/>
    <w:uiPriority w:val="9"/>
    <w:semiHidden/>
    <w:rsid w:val="00A8638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8638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863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63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63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638C"/>
    <w:rPr>
      <w:rFonts w:eastAsiaTheme="majorEastAsia" w:cstheme="majorBidi"/>
      <w:color w:val="272727" w:themeColor="text1" w:themeTint="D8"/>
    </w:rPr>
  </w:style>
  <w:style w:type="paragraph" w:styleId="Title">
    <w:name w:val="Title"/>
    <w:basedOn w:val="Normal"/>
    <w:next w:val="Normal"/>
    <w:link w:val="TitleChar"/>
    <w:uiPriority w:val="10"/>
    <w:qFormat/>
    <w:rsid w:val="00A8638C"/>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A8638C"/>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A8638C"/>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A8638C"/>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A8638C"/>
    <w:pPr>
      <w:spacing w:before="160"/>
      <w:jc w:val="center"/>
    </w:pPr>
    <w:rPr>
      <w:i/>
      <w:iCs/>
      <w:color w:val="404040" w:themeColor="text1" w:themeTint="BF"/>
    </w:rPr>
  </w:style>
  <w:style w:type="character" w:customStyle="1" w:styleId="QuoteChar">
    <w:name w:val="Quote Char"/>
    <w:basedOn w:val="DefaultParagraphFont"/>
    <w:link w:val="Quote"/>
    <w:uiPriority w:val="29"/>
    <w:rsid w:val="00A8638C"/>
    <w:rPr>
      <w:i/>
      <w:iCs/>
      <w:color w:val="404040" w:themeColor="text1" w:themeTint="BF"/>
    </w:rPr>
  </w:style>
  <w:style w:type="paragraph" w:styleId="ListParagraph">
    <w:name w:val="List Paragraph"/>
    <w:basedOn w:val="Normal"/>
    <w:uiPriority w:val="1"/>
    <w:qFormat/>
    <w:rsid w:val="00A8638C"/>
    <w:pPr>
      <w:ind w:left="720"/>
      <w:contextualSpacing/>
    </w:pPr>
  </w:style>
  <w:style w:type="character" w:styleId="IntenseEmphasis">
    <w:name w:val="Intense Emphasis"/>
    <w:basedOn w:val="DefaultParagraphFont"/>
    <w:uiPriority w:val="21"/>
    <w:qFormat/>
    <w:rsid w:val="00A8638C"/>
    <w:rPr>
      <w:i/>
      <w:iCs/>
      <w:color w:val="2F5496" w:themeColor="accent1" w:themeShade="BF"/>
    </w:rPr>
  </w:style>
  <w:style w:type="paragraph" w:styleId="IntenseQuote">
    <w:name w:val="Intense Quote"/>
    <w:basedOn w:val="Normal"/>
    <w:next w:val="Normal"/>
    <w:link w:val="IntenseQuoteChar"/>
    <w:uiPriority w:val="30"/>
    <w:qFormat/>
    <w:rsid w:val="00A8638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8638C"/>
    <w:rPr>
      <w:i/>
      <w:iCs/>
      <w:color w:val="2F5496" w:themeColor="accent1" w:themeShade="BF"/>
    </w:rPr>
  </w:style>
  <w:style w:type="character" w:styleId="IntenseReference">
    <w:name w:val="Intense Reference"/>
    <w:basedOn w:val="DefaultParagraphFont"/>
    <w:uiPriority w:val="32"/>
    <w:qFormat/>
    <w:rsid w:val="00A8638C"/>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BF2A7D"/>
    <w:pPr>
      <w:spacing w:after="0" w:line="240" w:lineRule="auto"/>
    </w:pPr>
    <w:rPr>
      <w:rFonts w:ascii="Consolas" w:hAnsi="Consolas"/>
      <w:sz w:val="20"/>
      <w:szCs w:val="25"/>
    </w:rPr>
  </w:style>
  <w:style w:type="character" w:customStyle="1" w:styleId="HTMLPreformattedChar">
    <w:name w:val="HTML Preformatted Char"/>
    <w:basedOn w:val="DefaultParagraphFont"/>
    <w:link w:val="HTMLPreformatted"/>
    <w:uiPriority w:val="99"/>
    <w:semiHidden/>
    <w:rsid w:val="00BF2A7D"/>
    <w:rPr>
      <w:rFonts w:ascii="Consolas" w:hAnsi="Consolas"/>
      <w:sz w:val="20"/>
      <w:szCs w:val="25"/>
    </w:rPr>
  </w:style>
  <w:style w:type="paragraph" w:styleId="Header">
    <w:name w:val="header"/>
    <w:basedOn w:val="Normal"/>
    <w:link w:val="HeaderChar"/>
    <w:uiPriority w:val="99"/>
    <w:unhideWhenUsed/>
    <w:rsid w:val="004625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502"/>
  </w:style>
  <w:style w:type="paragraph" w:styleId="Footer">
    <w:name w:val="footer"/>
    <w:basedOn w:val="Normal"/>
    <w:link w:val="FooterChar"/>
    <w:uiPriority w:val="99"/>
    <w:unhideWhenUsed/>
    <w:rsid w:val="004625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502"/>
  </w:style>
  <w:style w:type="paragraph" w:styleId="BodyText">
    <w:name w:val="Body Text"/>
    <w:basedOn w:val="Normal"/>
    <w:link w:val="BodyTextChar"/>
    <w:uiPriority w:val="1"/>
    <w:qFormat/>
    <w:rsid w:val="001C7FA6"/>
    <w:pPr>
      <w:widowControl w:val="0"/>
      <w:autoSpaceDE w:val="0"/>
      <w:autoSpaceDN w:val="0"/>
      <w:spacing w:before="11" w:after="0" w:line="240" w:lineRule="auto"/>
    </w:pPr>
    <w:rPr>
      <w:rFonts w:ascii="Arial" w:eastAsia="Arial" w:hAnsi="Arial" w:cs="Arial"/>
      <w:kern w:val="0"/>
      <w:sz w:val="24"/>
      <w:szCs w:val="24"/>
      <w:lang w:val="vi" w:bidi="ar-SA"/>
      <w14:ligatures w14:val="none"/>
    </w:rPr>
  </w:style>
  <w:style w:type="character" w:customStyle="1" w:styleId="BodyTextChar">
    <w:name w:val="Body Text Char"/>
    <w:basedOn w:val="DefaultParagraphFont"/>
    <w:link w:val="BodyText"/>
    <w:uiPriority w:val="1"/>
    <w:rsid w:val="001C7FA6"/>
    <w:rPr>
      <w:rFonts w:ascii="Arial" w:eastAsia="Arial" w:hAnsi="Arial" w:cs="Arial"/>
      <w:kern w:val="0"/>
      <w:sz w:val="24"/>
      <w:szCs w:val="24"/>
      <w:lang w:val="vi" w:bidi="ar-SA"/>
      <w14:ligatures w14:val="none"/>
    </w:rPr>
  </w:style>
  <w:style w:type="character" w:styleId="Hyperlink">
    <w:name w:val="Hyperlink"/>
    <w:basedOn w:val="DefaultParagraphFont"/>
    <w:uiPriority w:val="99"/>
    <w:unhideWhenUsed/>
    <w:rsid w:val="001C7FA6"/>
    <w:rPr>
      <w:color w:val="0563C1" w:themeColor="hyperlink"/>
      <w:u w:val="single"/>
    </w:rPr>
  </w:style>
  <w:style w:type="character" w:styleId="UnresolvedMention">
    <w:name w:val="Unresolved Mention"/>
    <w:basedOn w:val="DefaultParagraphFont"/>
    <w:uiPriority w:val="99"/>
    <w:semiHidden/>
    <w:unhideWhenUsed/>
    <w:rsid w:val="001C7FA6"/>
    <w:rPr>
      <w:color w:val="605E5C"/>
      <w:shd w:val="clear" w:color="auto" w:fill="E1DFDD"/>
    </w:rPr>
  </w:style>
  <w:style w:type="numbering" w:customStyle="1" w:styleId="CurrentList1">
    <w:name w:val="Current List1"/>
    <w:uiPriority w:val="99"/>
    <w:rsid w:val="001A1398"/>
    <w:pPr>
      <w:numPr>
        <w:numId w:val="40"/>
      </w:numPr>
    </w:pPr>
  </w:style>
  <w:style w:type="paragraph" w:styleId="Revision">
    <w:name w:val="Revision"/>
    <w:hidden/>
    <w:uiPriority w:val="99"/>
    <w:semiHidden/>
    <w:rsid w:val="00A42520"/>
    <w:pPr>
      <w:spacing w:after="0" w:line="240" w:lineRule="auto"/>
    </w:pPr>
  </w:style>
  <w:style w:type="paragraph" w:styleId="TOCHeading">
    <w:name w:val="TOC Heading"/>
    <w:basedOn w:val="Heading1"/>
    <w:next w:val="Normal"/>
    <w:uiPriority w:val="39"/>
    <w:unhideWhenUsed/>
    <w:qFormat/>
    <w:rsid w:val="002E3906"/>
    <w:pPr>
      <w:spacing w:before="240" w:after="0" w:line="259" w:lineRule="auto"/>
      <w:jc w:val="left"/>
      <w:outlineLvl w:val="9"/>
    </w:pPr>
    <w:rPr>
      <w:b w:val="0"/>
      <w:color w:val="2F5496" w:themeColor="accent1" w:themeShade="BF"/>
      <w:kern w:val="0"/>
      <w:sz w:val="32"/>
      <w:szCs w:val="32"/>
      <w:lang w:val="en-US" w:bidi="ar-SA"/>
      <w14:ligatures w14:val="none"/>
    </w:rPr>
  </w:style>
  <w:style w:type="paragraph" w:styleId="TOC1">
    <w:name w:val="toc 1"/>
    <w:basedOn w:val="Normal"/>
    <w:next w:val="Normal"/>
    <w:autoRedefine/>
    <w:uiPriority w:val="39"/>
    <w:unhideWhenUsed/>
    <w:rsid w:val="002E3906"/>
    <w:pPr>
      <w:spacing w:after="100"/>
    </w:pPr>
  </w:style>
  <w:style w:type="paragraph" w:styleId="TOC2">
    <w:name w:val="toc 2"/>
    <w:basedOn w:val="Normal"/>
    <w:next w:val="Normal"/>
    <w:autoRedefine/>
    <w:uiPriority w:val="39"/>
    <w:unhideWhenUsed/>
    <w:rsid w:val="002E3906"/>
    <w:pPr>
      <w:spacing w:after="100"/>
      <w:ind w:left="220"/>
    </w:pPr>
  </w:style>
  <w:style w:type="paragraph" w:styleId="TOC3">
    <w:name w:val="toc 3"/>
    <w:basedOn w:val="Normal"/>
    <w:next w:val="Normal"/>
    <w:autoRedefine/>
    <w:uiPriority w:val="39"/>
    <w:unhideWhenUsed/>
    <w:rsid w:val="002E3906"/>
    <w:pPr>
      <w:spacing w:after="100"/>
      <w:ind w:left="440"/>
    </w:pPr>
  </w:style>
  <w:style w:type="character" w:styleId="PlaceholderText">
    <w:name w:val="Placeholder Text"/>
    <w:basedOn w:val="DefaultParagraphFont"/>
    <w:uiPriority w:val="99"/>
    <w:semiHidden/>
    <w:rsid w:val="00580B1F"/>
    <w:rPr>
      <w:color w:val="666666"/>
    </w:rPr>
  </w:style>
  <w:style w:type="table" w:styleId="TableGrid">
    <w:name w:val="Table Grid"/>
    <w:basedOn w:val="TableNormal"/>
    <w:uiPriority w:val="39"/>
    <w:rsid w:val="00FC76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35117">
      <w:bodyDiv w:val="1"/>
      <w:marLeft w:val="0"/>
      <w:marRight w:val="0"/>
      <w:marTop w:val="0"/>
      <w:marBottom w:val="0"/>
      <w:divBdr>
        <w:top w:val="none" w:sz="0" w:space="0" w:color="auto"/>
        <w:left w:val="none" w:sz="0" w:space="0" w:color="auto"/>
        <w:bottom w:val="none" w:sz="0" w:space="0" w:color="auto"/>
        <w:right w:val="none" w:sz="0" w:space="0" w:color="auto"/>
      </w:divBdr>
      <w:divsChild>
        <w:div w:id="736786981">
          <w:marLeft w:val="0"/>
          <w:marRight w:val="0"/>
          <w:marTop w:val="0"/>
          <w:marBottom w:val="0"/>
          <w:divBdr>
            <w:top w:val="none" w:sz="0" w:space="0" w:color="auto"/>
            <w:left w:val="none" w:sz="0" w:space="0" w:color="auto"/>
            <w:bottom w:val="none" w:sz="0" w:space="0" w:color="auto"/>
            <w:right w:val="none" w:sz="0" w:space="0" w:color="auto"/>
          </w:divBdr>
        </w:div>
      </w:divsChild>
    </w:div>
    <w:div w:id="12347924">
      <w:bodyDiv w:val="1"/>
      <w:marLeft w:val="0"/>
      <w:marRight w:val="0"/>
      <w:marTop w:val="0"/>
      <w:marBottom w:val="0"/>
      <w:divBdr>
        <w:top w:val="none" w:sz="0" w:space="0" w:color="auto"/>
        <w:left w:val="none" w:sz="0" w:space="0" w:color="auto"/>
        <w:bottom w:val="none" w:sz="0" w:space="0" w:color="auto"/>
        <w:right w:val="none" w:sz="0" w:space="0" w:color="auto"/>
      </w:divBdr>
    </w:div>
    <w:div w:id="19667816">
      <w:bodyDiv w:val="1"/>
      <w:marLeft w:val="0"/>
      <w:marRight w:val="0"/>
      <w:marTop w:val="0"/>
      <w:marBottom w:val="0"/>
      <w:divBdr>
        <w:top w:val="none" w:sz="0" w:space="0" w:color="auto"/>
        <w:left w:val="none" w:sz="0" w:space="0" w:color="auto"/>
        <w:bottom w:val="none" w:sz="0" w:space="0" w:color="auto"/>
        <w:right w:val="none" w:sz="0" w:space="0" w:color="auto"/>
      </w:divBdr>
      <w:divsChild>
        <w:div w:id="1941251928">
          <w:marLeft w:val="0"/>
          <w:marRight w:val="0"/>
          <w:marTop w:val="0"/>
          <w:marBottom w:val="0"/>
          <w:divBdr>
            <w:top w:val="none" w:sz="0" w:space="0" w:color="auto"/>
            <w:left w:val="none" w:sz="0" w:space="0" w:color="auto"/>
            <w:bottom w:val="none" w:sz="0" w:space="0" w:color="auto"/>
            <w:right w:val="none" w:sz="0" w:space="0" w:color="auto"/>
          </w:divBdr>
          <w:divsChild>
            <w:div w:id="10216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8902">
      <w:bodyDiv w:val="1"/>
      <w:marLeft w:val="0"/>
      <w:marRight w:val="0"/>
      <w:marTop w:val="0"/>
      <w:marBottom w:val="0"/>
      <w:divBdr>
        <w:top w:val="none" w:sz="0" w:space="0" w:color="auto"/>
        <w:left w:val="none" w:sz="0" w:space="0" w:color="auto"/>
        <w:bottom w:val="none" w:sz="0" w:space="0" w:color="auto"/>
        <w:right w:val="none" w:sz="0" w:space="0" w:color="auto"/>
      </w:divBdr>
      <w:divsChild>
        <w:div w:id="1285499827">
          <w:marLeft w:val="0"/>
          <w:marRight w:val="0"/>
          <w:marTop w:val="0"/>
          <w:marBottom w:val="0"/>
          <w:divBdr>
            <w:top w:val="none" w:sz="0" w:space="0" w:color="auto"/>
            <w:left w:val="none" w:sz="0" w:space="0" w:color="auto"/>
            <w:bottom w:val="none" w:sz="0" w:space="0" w:color="auto"/>
            <w:right w:val="none" w:sz="0" w:space="0" w:color="auto"/>
          </w:divBdr>
        </w:div>
      </w:divsChild>
    </w:div>
    <w:div w:id="140317966">
      <w:bodyDiv w:val="1"/>
      <w:marLeft w:val="0"/>
      <w:marRight w:val="0"/>
      <w:marTop w:val="0"/>
      <w:marBottom w:val="0"/>
      <w:divBdr>
        <w:top w:val="none" w:sz="0" w:space="0" w:color="auto"/>
        <w:left w:val="none" w:sz="0" w:space="0" w:color="auto"/>
        <w:bottom w:val="none" w:sz="0" w:space="0" w:color="auto"/>
        <w:right w:val="none" w:sz="0" w:space="0" w:color="auto"/>
      </w:divBdr>
      <w:divsChild>
        <w:div w:id="730274438">
          <w:marLeft w:val="0"/>
          <w:marRight w:val="0"/>
          <w:marTop w:val="0"/>
          <w:marBottom w:val="0"/>
          <w:divBdr>
            <w:top w:val="none" w:sz="0" w:space="0" w:color="auto"/>
            <w:left w:val="none" w:sz="0" w:space="0" w:color="auto"/>
            <w:bottom w:val="none" w:sz="0" w:space="0" w:color="auto"/>
            <w:right w:val="none" w:sz="0" w:space="0" w:color="auto"/>
          </w:divBdr>
        </w:div>
        <w:div w:id="2090035632">
          <w:marLeft w:val="0"/>
          <w:marRight w:val="0"/>
          <w:marTop w:val="0"/>
          <w:marBottom w:val="0"/>
          <w:divBdr>
            <w:top w:val="none" w:sz="0" w:space="0" w:color="auto"/>
            <w:left w:val="none" w:sz="0" w:space="0" w:color="auto"/>
            <w:bottom w:val="none" w:sz="0" w:space="0" w:color="auto"/>
            <w:right w:val="none" w:sz="0" w:space="0" w:color="auto"/>
          </w:divBdr>
        </w:div>
      </w:divsChild>
    </w:div>
    <w:div w:id="145778117">
      <w:bodyDiv w:val="1"/>
      <w:marLeft w:val="0"/>
      <w:marRight w:val="0"/>
      <w:marTop w:val="0"/>
      <w:marBottom w:val="0"/>
      <w:divBdr>
        <w:top w:val="none" w:sz="0" w:space="0" w:color="auto"/>
        <w:left w:val="none" w:sz="0" w:space="0" w:color="auto"/>
        <w:bottom w:val="none" w:sz="0" w:space="0" w:color="auto"/>
        <w:right w:val="none" w:sz="0" w:space="0" w:color="auto"/>
      </w:divBdr>
    </w:div>
    <w:div w:id="159468556">
      <w:bodyDiv w:val="1"/>
      <w:marLeft w:val="0"/>
      <w:marRight w:val="0"/>
      <w:marTop w:val="0"/>
      <w:marBottom w:val="0"/>
      <w:divBdr>
        <w:top w:val="none" w:sz="0" w:space="0" w:color="auto"/>
        <w:left w:val="none" w:sz="0" w:space="0" w:color="auto"/>
        <w:bottom w:val="none" w:sz="0" w:space="0" w:color="auto"/>
        <w:right w:val="none" w:sz="0" w:space="0" w:color="auto"/>
      </w:divBdr>
    </w:div>
    <w:div w:id="160783057">
      <w:bodyDiv w:val="1"/>
      <w:marLeft w:val="0"/>
      <w:marRight w:val="0"/>
      <w:marTop w:val="0"/>
      <w:marBottom w:val="0"/>
      <w:divBdr>
        <w:top w:val="none" w:sz="0" w:space="0" w:color="auto"/>
        <w:left w:val="none" w:sz="0" w:space="0" w:color="auto"/>
        <w:bottom w:val="none" w:sz="0" w:space="0" w:color="auto"/>
        <w:right w:val="none" w:sz="0" w:space="0" w:color="auto"/>
      </w:divBdr>
      <w:divsChild>
        <w:div w:id="342514653">
          <w:marLeft w:val="0"/>
          <w:marRight w:val="0"/>
          <w:marTop w:val="0"/>
          <w:marBottom w:val="0"/>
          <w:divBdr>
            <w:top w:val="none" w:sz="0" w:space="0" w:color="auto"/>
            <w:left w:val="none" w:sz="0" w:space="0" w:color="auto"/>
            <w:bottom w:val="none" w:sz="0" w:space="0" w:color="auto"/>
            <w:right w:val="none" w:sz="0" w:space="0" w:color="auto"/>
          </w:divBdr>
        </w:div>
        <w:div w:id="546337690">
          <w:marLeft w:val="0"/>
          <w:marRight w:val="0"/>
          <w:marTop w:val="0"/>
          <w:marBottom w:val="0"/>
          <w:divBdr>
            <w:top w:val="none" w:sz="0" w:space="0" w:color="auto"/>
            <w:left w:val="none" w:sz="0" w:space="0" w:color="auto"/>
            <w:bottom w:val="none" w:sz="0" w:space="0" w:color="auto"/>
            <w:right w:val="none" w:sz="0" w:space="0" w:color="auto"/>
          </w:divBdr>
        </w:div>
        <w:div w:id="1009796022">
          <w:marLeft w:val="0"/>
          <w:marRight w:val="0"/>
          <w:marTop w:val="0"/>
          <w:marBottom w:val="0"/>
          <w:divBdr>
            <w:top w:val="none" w:sz="0" w:space="0" w:color="auto"/>
            <w:left w:val="none" w:sz="0" w:space="0" w:color="auto"/>
            <w:bottom w:val="none" w:sz="0" w:space="0" w:color="auto"/>
            <w:right w:val="none" w:sz="0" w:space="0" w:color="auto"/>
          </w:divBdr>
        </w:div>
        <w:div w:id="1081676817">
          <w:marLeft w:val="0"/>
          <w:marRight w:val="0"/>
          <w:marTop w:val="0"/>
          <w:marBottom w:val="0"/>
          <w:divBdr>
            <w:top w:val="none" w:sz="0" w:space="0" w:color="auto"/>
            <w:left w:val="none" w:sz="0" w:space="0" w:color="auto"/>
            <w:bottom w:val="none" w:sz="0" w:space="0" w:color="auto"/>
            <w:right w:val="none" w:sz="0" w:space="0" w:color="auto"/>
          </w:divBdr>
        </w:div>
        <w:div w:id="1306272841">
          <w:marLeft w:val="0"/>
          <w:marRight w:val="0"/>
          <w:marTop w:val="0"/>
          <w:marBottom w:val="0"/>
          <w:divBdr>
            <w:top w:val="none" w:sz="0" w:space="0" w:color="auto"/>
            <w:left w:val="none" w:sz="0" w:space="0" w:color="auto"/>
            <w:bottom w:val="none" w:sz="0" w:space="0" w:color="auto"/>
            <w:right w:val="none" w:sz="0" w:space="0" w:color="auto"/>
          </w:divBdr>
        </w:div>
        <w:div w:id="1361204415">
          <w:marLeft w:val="0"/>
          <w:marRight w:val="0"/>
          <w:marTop w:val="0"/>
          <w:marBottom w:val="0"/>
          <w:divBdr>
            <w:top w:val="none" w:sz="0" w:space="0" w:color="auto"/>
            <w:left w:val="none" w:sz="0" w:space="0" w:color="auto"/>
            <w:bottom w:val="none" w:sz="0" w:space="0" w:color="auto"/>
            <w:right w:val="none" w:sz="0" w:space="0" w:color="auto"/>
          </w:divBdr>
        </w:div>
      </w:divsChild>
    </w:div>
    <w:div w:id="192499956">
      <w:bodyDiv w:val="1"/>
      <w:marLeft w:val="0"/>
      <w:marRight w:val="0"/>
      <w:marTop w:val="0"/>
      <w:marBottom w:val="0"/>
      <w:divBdr>
        <w:top w:val="none" w:sz="0" w:space="0" w:color="auto"/>
        <w:left w:val="none" w:sz="0" w:space="0" w:color="auto"/>
        <w:bottom w:val="none" w:sz="0" w:space="0" w:color="auto"/>
        <w:right w:val="none" w:sz="0" w:space="0" w:color="auto"/>
      </w:divBdr>
      <w:divsChild>
        <w:div w:id="1473523839">
          <w:marLeft w:val="0"/>
          <w:marRight w:val="0"/>
          <w:marTop w:val="0"/>
          <w:marBottom w:val="0"/>
          <w:divBdr>
            <w:top w:val="none" w:sz="0" w:space="0" w:color="auto"/>
            <w:left w:val="none" w:sz="0" w:space="0" w:color="auto"/>
            <w:bottom w:val="none" w:sz="0" w:space="0" w:color="auto"/>
            <w:right w:val="none" w:sz="0" w:space="0" w:color="auto"/>
          </w:divBdr>
        </w:div>
      </w:divsChild>
    </w:div>
    <w:div w:id="193156503">
      <w:bodyDiv w:val="1"/>
      <w:marLeft w:val="0"/>
      <w:marRight w:val="0"/>
      <w:marTop w:val="0"/>
      <w:marBottom w:val="0"/>
      <w:divBdr>
        <w:top w:val="none" w:sz="0" w:space="0" w:color="auto"/>
        <w:left w:val="none" w:sz="0" w:space="0" w:color="auto"/>
        <w:bottom w:val="none" w:sz="0" w:space="0" w:color="auto"/>
        <w:right w:val="none" w:sz="0" w:space="0" w:color="auto"/>
      </w:divBdr>
      <w:divsChild>
        <w:div w:id="982123207">
          <w:marLeft w:val="0"/>
          <w:marRight w:val="0"/>
          <w:marTop w:val="0"/>
          <w:marBottom w:val="0"/>
          <w:divBdr>
            <w:top w:val="none" w:sz="0" w:space="0" w:color="auto"/>
            <w:left w:val="none" w:sz="0" w:space="0" w:color="auto"/>
            <w:bottom w:val="none" w:sz="0" w:space="0" w:color="auto"/>
            <w:right w:val="none" w:sz="0" w:space="0" w:color="auto"/>
          </w:divBdr>
        </w:div>
      </w:divsChild>
    </w:div>
    <w:div w:id="206917625">
      <w:bodyDiv w:val="1"/>
      <w:marLeft w:val="0"/>
      <w:marRight w:val="0"/>
      <w:marTop w:val="0"/>
      <w:marBottom w:val="0"/>
      <w:divBdr>
        <w:top w:val="none" w:sz="0" w:space="0" w:color="auto"/>
        <w:left w:val="none" w:sz="0" w:space="0" w:color="auto"/>
        <w:bottom w:val="none" w:sz="0" w:space="0" w:color="auto"/>
        <w:right w:val="none" w:sz="0" w:space="0" w:color="auto"/>
      </w:divBdr>
      <w:divsChild>
        <w:div w:id="257374966">
          <w:marLeft w:val="0"/>
          <w:marRight w:val="0"/>
          <w:marTop w:val="0"/>
          <w:marBottom w:val="0"/>
          <w:divBdr>
            <w:top w:val="none" w:sz="0" w:space="0" w:color="auto"/>
            <w:left w:val="none" w:sz="0" w:space="0" w:color="auto"/>
            <w:bottom w:val="none" w:sz="0" w:space="0" w:color="auto"/>
            <w:right w:val="none" w:sz="0" w:space="0" w:color="auto"/>
          </w:divBdr>
          <w:divsChild>
            <w:div w:id="132693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667">
      <w:bodyDiv w:val="1"/>
      <w:marLeft w:val="0"/>
      <w:marRight w:val="0"/>
      <w:marTop w:val="0"/>
      <w:marBottom w:val="0"/>
      <w:divBdr>
        <w:top w:val="none" w:sz="0" w:space="0" w:color="auto"/>
        <w:left w:val="none" w:sz="0" w:space="0" w:color="auto"/>
        <w:bottom w:val="none" w:sz="0" w:space="0" w:color="auto"/>
        <w:right w:val="none" w:sz="0" w:space="0" w:color="auto"/>
      </w:divBdr>
      <w:divsChild>
        <w:div w:id="872306054">
          <w:marLeft w:val="0"/>
          <w:marRight w:val="0"/>
          <w:marTop w:val="0"/>
          <w:marBottom w:val="0"/>
          <w:divBdr>
            <w:top w:val="none" w:sz="0" w:space="0" w:color="auto"/>
            <w:left w:val="none" w:sz="0" w:space="0" w:color="auto"/>
            <w:bottom w:val="none" w:sz="0" w:space="0" w:color="auto"/>
            <w:right w:val="none" w:sz="0" w:space="0" w:color="auto"/>
          </w:divBdr>
        </w:div>
      </w:divsChild>
    </w:div>
    <w:div w:id="209998476">
      <w:bodyDiv w:val="1"/>
      <w:marLeft w:val="0"/>
      <w:marRight w:val="0"/>
      <w:marTop w:val="0"/>
      <w:marBottom w:val="0"/>
      <w:divBdr>
        <w:top w:val="none" w:sz="0" w:space="0" w:color="auto"/>
        <w:left w:val="none" w:sz="0" w:space="0" w:color="auto"/>
        <w:bottom w:val="none" w:sz="0" w:space="0" w:color="auto"/>
        <w:right w:val="none" w:sz="0" w:space="0" w:color="auto"/>
      </w:divBdr>
      <w:divsChild>
        <w:div w:id="1278874725">
          <w:marLeft w:val="0"/>
          <w:marRight w:val="0"/>
          <w:marTop w:val="0"/>
          <w:marBottom w:val="0"/>
          <w:divBdr>
            <w:top w:val="none" w:sz="0" w:space="0" w:color="auto"/>
            <w:left w:val="none" w:sz="0" w:space="0" w:color="auto"/>
            <w:bottom w:val="none" w:sz="0" w:space="0" w:color="auto"/>
            <w:right w:val="none" w:sz="0" w:space="0" w:color="auto"/>
          </w:divBdr>
        </w:div>
        <w:div w:id="1317415038">
          <w:marLeft w:val="0"/>
          <w:marRight w:val="0"/>
          <w:marTop w:val="0"/>
          <w:marBottom w:val="0"/>
          <w:divBdr>
            <w:top w:val="none" w:sz="0" w:space="0" w:color="auto"/>
            <w:left w:val="none" w:sz="0" w:space="0" w:color="auto"/>
            <w:bottom w:val="none" w:sz="0" w:space="0" w:color="auto"/>
            <w:right w:val="none" w:sz="0" w:space="0" w:color="auto"/>
          </w:divBdr>
        </w:div>
        <w:div w:id="1362512116">
          <w:marLeft w:val="0"/>
          <w:marRight w:val="0"/>
          <w:marTop w:val="0"/>
          <w:marBottom w:val="0"/>
          <w:divBdr>
            <w:top w:val="none" w:sz="0" w:space="0" w:color="auto"/>
            <w:left w:val="none" w:sz="0" w:space="0" w:color="auto"/>
            <w:bottom w:val="none" w:sz="0" w:space="0" w:color="auto"/>
            <w:right w:val="none" w:sz="0" w:space="0" w:color="auto"/>
          </w:divBdr>
        </w:div>
        <w:div w:id="1515193643">
          <w:marLeft w:val="0"/>
          <w:marRight w:val="0"/>
          <w:marTop w:val="0"/>
          <w:marBottom w:val="0"/>
          <w:divBdr>
            <w:top w:val="none" w:sz="0" w:space="0" w:color="auto"/>
            <w:left w:val="none" w:sz="0" w:space="0" w:color="auto"/>
            <w:bottom w:val="none" w:sz="0" w:space="0" w:color="auto"/>
            <w:right w:val="none" w:sz="0" w:space="0" w:color="auto"/>
          </w:divBdr>
        </w:div>
        <w:div w:id="2094932339">
          <w:marLeft w:val="0"/>
          <w:marRight w:val="0"/>
          <w:marTop w:val="0"/>
          <w:marBottom w:val="0"/>
          <w:divBdr>
            <w:top w:val="none" w:sz="0" w:space="0" w:color="auto"/>
            <w:left w:val="none" w:sz="0" w:space="0" w:color="auto"/>
            <w:bottom w:val="none" w:sz="0" w:space="0" w:color="auto"/>
            <w:right w:val="none" w:sz="0" w:space="0" w:color="auto"/>
          </w:divBdr>
        </w:div>
      </w:divsChild>
    </w:div>
    <w:div w:id="326174878">
      <w:bodyDiv w:val="1"/>
      <w:marLeft w:val="0"/>
      <w:marRight w:val="0"/>
      <w:marTop w:val="0"/>
      <w:marBottom w:val="0"/>
      <w:divBdr>
        <w:top w:val="none" w:sz="0" w:space="0" w:color="auto"/>
        <w:left w:val="none" w:sz="0" w:space="0" w:color="auto"/>
        <w:bottom w:val="none" w:sz="0" w:space="0" w:color="auto"/>
        <w:right w:val="none" w:sz="0" w:space="0" w:color="auto"/>
      </w:divBdr>
      <w:divsChild>
        <w:div w:id="776099744">
          <w:marLeft w:val="0"/>
          <w:marRight w:val="0"/>
          <w:marTop w:val="0"/>
          <w:marBottom w:val="0"/>
          <w:divBdr>
            <w:top w:val="none" w:sz="0" w:space="0" w:color="auto"/>
            <w:left w:val="none" w:sz="0" w:space="0" w:color="auto"/>
            <w:bottom w:val="none" w:sz="0" w:space="0" w:color="auto"/>
            <w:right w:val="none" w:sz="0" w:space="0" w:color="auto"/>
          </w:divBdr>
        </w:div>
      </w:divsChild>
    </w:div>
    <w:div w:id="334453651">
      <w:bodyDiv w:val="1"/>
      <w:marLeft w:val="0"/>
      <w:marRight w:val="0"/>
      <w:marTop w:val="0"/>
      <w:marBottom w:val="0"/>
      <w:divBdr>
        <w:top w:val="none" w:sz="0" w:space="0" w:color="auto"/>
        <w:left w:val="none" w:sz="0" w:space="0" w:color="auto"/>
        <w:bottom w:val="none" w:sz="0" w:space="0" w:color="auto"/>
        <w:right w:val="none" w:sz="0" w:space="0" w:color="auto"/>
      </w:divBdr>
      <w:divsChild>
        <w:div w:id="103235802">
          <w:marLeft w:val="0"/>
          <w:marRight w:val="0"/>
          <w:marTop w:val="0"/>
          <w:marBottom w:val="0"/>
          <w:divBdr>
            <w:top w:val="none" w:sz="0" w:space="0" w:color="auto"/>
            <w:left w:val="none" w:sz="0" w:space="0" w:color="auto"/>
            <w:bottom w:val="none" w:sz="0" w:space="0" w:color="auto"/>
            <w:right w:val="none" w:sz="0" w:space="0" w:color="auto"/>
          </w:divBdr>
        </w:div>
      </w:divsChild>
    </w:div>
    <w:div w:id="357513422">
      <w:bodyDiv w:val="1"/>
      <w:marLeft w:val="0"/>
      <w:marRight w:val="0"/>
      <w:marTop w:val="0"/>
      <w:marBottom w:val="0"/>
      <w:divBdr>
        <w:top w:val="none" w:sz="0" w:space="0" w:color="auto"/>
        <w:left w:val="none" w:sz="0" w:space="0" w:color="auto"/>
        <w:bottom w:val="none" w:sz="0" w:space="0" w:color="auto"/>
        <w:right w:val="none" w:sz="0" w:space="0" w:color="auto"/>
      </w:divBdr>
    </w:div>
    <w:div w:id="360280236">
      <w:bodyDiv w:val="1"/>
      <w:marLeft w:val="0"/>
      <w:marRight w:val="0"/>
      <w:marTop w:val="0"/>
      <w:marBottom w:val="0"/>
      <w:divBdr>
        <w:top w:val="none" w:sz="0" w:space="0" w:color="auto"/>
        <w:left w:val="none" w:sz="0" w:space="0" w:color="auto"/>
        <w:bottom w:val="none" w:sz="0" w:space="0" w:color="auto"/>
        <w:right w:val="none" w:sz="0" w:space="0" w:color="auto"/>
      </w:divBdr>
      <w:divsChild>
        <w:div w:id="1706253683">
          <w:marLeft w:val="0"/>
          <w:marRight w:val="0"/>
          <w:marTop w:val="0"/>
          <w:marBottom w:val="0"/>
          <w:divBdr>
            <w:top w:val="none" w:sz="0" w:space="0" w:color="auto"/>
            <w:left w:val="none" w:sz="0" w:space="0" w:color="auto"/>
            <w:bottom w:val="none" w:sz="0" w:space="0" w:color="auto"/>
            <w:right w:val="none" w:sz="0" w:space="0" w:color="auto"/>
          </w:divBdr>
        </w:div>
      </w:divsChild>
    </w:div>
    <w:div w:id="371611344">
      <w:bodyDiv w:val="1"/>
      <w:marLeft w:val="0"/>
      <w:marRight w:val="0"/>
      <w:marTop w:val="0"/>
      <w:marBottom w:val="0"/>
      <w:divBdr>
        <w:top w:val="none" w:sz="0" w:space="0" w:color="auto"/>
        <w:left w:val="none" w:sz="0" w:space="0" w:color="auto"/>
        <w:bottom w:val="none" w:sz="0" w:space="0" w:color="auto"/>
        <w:right w:val="none" w:sz="0" w:space="0" w:color="auto"/>
      </w:divBdr>
      <w:divsChild>
        <w:div w:id="2007242420">
          <w:marLeft w:val="0"/>
          <w:marRight w:val="0"/>
          <w:marTop w:val="0"/>
          <w:marBottom w:val="0"/>
          <w:divBdr>
            <w:top w:val="none" w:sz="0" w:space="0" w:color="auto"/>
            <w:left w:val="none" w:sz="0" w:space="0" w:color="auto"/>
            <w:bottom w:val="none" w:sz="0" w:space="0" w:color="auto"/>
            <w:right w:val="none" w:sz="0" w:space="0" w:color="auto"/>
          </w:divBdr>
        </w:div>
      </w:divsChild>
    </w:div>
    <w:div w:id="384986072">
      <w:bodyDiv w:val="1"/>
      <w:marLeft w:val="0"/>
      <w:marRight w:val="0"/>
      <w:marTop w:val="0"/>
      <w:marBottom w:val="0"/>
      <w:divBdr>
        <w:top w:val="none" w:sz="0" w:space="0" w:color="auto"/>
        <w:left w:val="none" w:sz="0" w:space="0" w:color="auto"/>
        <w:bottom w:val="none" w:sz="0" w:space="0" w:color="auto"/>
        <w:right w:val="none" w:sz="0" w:space="0" w:color="auto"/>
      </w:divBdr>
      <w:divsChild>
        <w:div w:id="164394960">
          <w:marLeft w:val="0"/>
          <w:marRight w:val="0"/>
          <w:marTop w:val="0"/>
          <w:marBottom w:val="0"/>
          <w:divBdr>
            <w:top w:val="none" w:sz="0" w:space="0" w:color="auto"/>
            <w:left w:val="none" w:sz="0" w:space="0" w:color="auto"/>
            <w:bottom w:val="none" w:sz="0" w:space="0" w:color="auto"/>
            <w:right w:val="none" w:sz="0" w:space="0" w:color="auto"/>
          </w:divBdr>
          <w:divsChild>
            <w:div w:id="182134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44830">
      <w:bodyDiv w:val="1"/>
      <w:marLeft w:val="0"/>
      <w:marRight w:val="0"/>
      <w:marTop w:val="0"/>
      <w:marBottom w:val="0"/>
      <w:divBdr>
        <w:top w:val="none" w:sz="0" w:space="0" w:color="auto"/>
        <w:left w:val="none" w:sz="0" w:space="0" w:color="auto"/>
        <w:bottom w:val="none" w:sz="0" w:space="0" w:color="auto"/>
        <w:right w:val="none" w:sz="0" w:space="0" w:color="auto"/>
      </w:divBdr>
    </w:div>
    <w:div w:id="578095605">
      <w:bodyDiv w:val="1"/>
      <w:marLeft w:val="0"/>
      <w:marRight w:val="0"/>
      <w:marTop w:val="0"/>
      <w:marBottom w:val="0"/>
      <w:divBdr>
        <w:top w:val="none" w:sz="0" w:space="0" w:color="auto"/>
        <w:left w:val="none" w:sz="0" w:space="0" w:color="auto"/>
        <w:bottom w:val="none" w:sz="0" w:space="0" w:color="auto"/>
        <w:right w:val="none" w:sz="0" w:space="0" w:color="auto"/>
      </w:divBdr>
      <w:divsChild>
        <w:div w:id="167521061">
          <w:marLeft w:val="0"/>
          <w:marRight w:val="0"/>
          <w:marTop w:val="0"/>
          <w:marBottom w:val="0"/>
          <w:divBdr>
            <w:top w:val="none" w:sz="0" w:space="0" w:color="auto"/>
            <w:left w:val="none" w:sz="0" w:space="0" w:color="auto"/>
            <w:bottom w:val="none" w:sz="0" w:space="0" w:color="auto"/>
            <w:right w:val="none" w:sz="0" w:space="0" w:color="auto"/>
          </w:divBdr>
        </w:div>
        <w:div w:id="996543118">
          <w:marLeft w:val="0"/>
          <w:marRight w:val="0"/>
          <w:marTop w:val="0"/>
          <w:marBottom w:val="0"/>
          <w:divBdr>
            <w:top w:val="none" w:sz="0" w:space="0" w:color="auto"/>
            <w:left w:val="none" w:sz="0" w:space="0" w:color="auto"/>
            <w:bottom w:val="none" w:sz="0" w:space="0" w:color="auto"/>
            <w:right w:val="none" w:sz="0" w:space="0" w:color="auto"/>
          </w:divBdr>
        </w:div>
        <w:div w:id="1109661568">
          <w:marLeft w:val="0"/>
          <w:marRight w:val="0"/>
          <w:marTop w:val="0"/>
          <w:marBottom w:val="0"/>
          <w:divBdr>
            <w:top w:val="none" w:sz="0" w:space="0" w:color="auto"/>
            <w:left w:val="none" w:sz="0" w:space="0" w:color="auto"/>
            <w:bottom w:val="none" w:sz="0" w:space="0" w:color="auto"/>
            <w:right w:val="none" w:sz="0" w:space="0" w:color="auto"/>
          </w:divBdr>
        </w:div>
        <w:div w:id="2096783198">
          <w:marLeft w:val="0"/>
          <w:marRight w:val="0"/>
          <w:marTop w:val="0"/>
          <w:marBottom w:val="0"/>
          <w:divBdr>
            <w:top w:val="none" w:sz="0" w:space="0" w:color="auto"/>
            <w:left w:val="none" w:sz="0" w:space="0" w:color="auto"/>
            <w:bottom w:val="none" w:sz="0" w:space="0" w:color="auto"/>
            <w:right w:val="none" w:sz="0" w:space="0" w:color="auto"/>
          </w:divBdr>
        </w:div>
        <w:div w:id="2134326867">
          <w:marLeft w:val="0"/>
          <w:marRight w:val="0"/>
          <w:marTop w:val="0"/>
          <w:marBottom w:val="0"/>
          <w:divBdr>
            <w:top w:val="none" w:sz="0" w:space="0" w:color="auto"/>
            <w:left w:val="none" w:sz="0" w:space="0" w:color="auto"/>
            <w:bottom w:val="none" w:sz="0" w:space="0" w:color="auto"/>
            <w:right w:val="none" w:sz="0" w:space="0" w:color="auto"/>
          </w:divBdr>
        </w:div>
      </w:divsChild>
    </w:div>
    <w:div w:id="596064479">
      <w:bodyDiv w:val="1"/>
      <w:marLeft w:val="0"/>
      <w:marRight w:val="0"/>
      <w:marTop w:val="0"/>
      <w:marBottom w:val="0"/>
      <w:divBdr>
        <w:top w:val="none" w:sz="0" w:space="0" w:color="auto"/>
        <w:left w:val="none" w:sz="0" w:space="0" w:color="auto"/>
        <w:bottom w:val="none" w:sz="0" w:space="0" w:color="auto"/>
        <w:right w:val="none" w:sz="0" w:space="0" w:color="auto"/>
      </w:divBdr>
      <w:divsChild>
        <w:div w:id="2126388487">
          <w:marLeft w:val="0"/>
          <w:marRight w:val="0"/>
          <w:marTop w:val="0"/>
          <w:marBottom w:val="0"/>
          <w:divBdr>
            <w:top w:val="none" w:sz="0" w:space="0" w:color="auto"/>
            <w:left w:val="none" w:sz="0" w:space="0" w:color="auto"/>
            <w:bottom w:val="none" w:sz="0" w:space="0" w:color="auto"/>
            <w:right w:val="none" w:sz="0" w:space="0" w:color="auto"/>
          </w:divBdr>
        </w:div>
      </w:divsChild>
    </w:div>
    <w:div w:id="615799136">
      <w:bodyDiv w:val="1"/>
      <w:marLeft w:val="0"/>
      <w:marRight w:val="0"/>
      <w:marTop w:val="0"/>
      <w:marBottom w:val="0"/>
      <w:divBdr>
        <w:top w:val="none" w:sz="0" w:space="0" w:color="auto"/>
        <w:left w:val="none" w:sz="0" w:space="0" w:color="auto"/>
        <w:bottom w:val="none" w:sz="0" w:space="0" w:color="auto"/>
        <w:right w:val="none" w:sz="0" w:space="0" w:color="auto"/>
      </w:divBdr>
      <w:divsChild>
        <w:div w:id="1681733323">
          <w:marLeft w:val="0"/>
          <w:marRight w:val="0"/>
          <w:marTop w:val="0"/>
          <w:marBottom w:val="0"/>
          <w:divBdr>
            <w:top w:val="none" w:sz="0" w:space="0" w:color="auto"/>
            <w:left w:val="none" w:sz="0" w:space="0" w:color="auto"/>
            <w:bottom w:val="none" w:sz="0" w:space="0" w:color="auto"/>
            <w:right w:val="none" w:sz="0" w:space="0" w:color="auto"/>
          </w:divBdr>
        </w:div>
      </w:divsChild>
    </w:div>
    <w:div w:id="629826937">
      <w:bodyDiv w:val="1"/>
      <w:marLeft w:val="0"/>
      <w:marRight w:val="0"/>
      <w:marTop w:val="0"/>
      <w:marBottom w:val="0"/>
      <w:divBdr>
        <w:top w:val="none" w:sz="0" w:space="0" w:color="auto"/>
        <w:left w:val="none" w:sz="0" w:space="0" w:color="auto"/>
        <w:bottom w:val="none" w:sz="0" w:space="0" w:color="auto"/>
        <w:right w:val="none" w:sz="0" w:space="0" w:color="auto"/>
      </w:divBdr>
    </w:div>
    <w:div w:id="703939819">
      <w:bodyDiv w:val="1"/>
      <w:marLeft w:val="0"/>
      <w:marRight w:val="0"/>
      <w:marTop w:val="0"/>
      <w:marBottom w:val="0"/>
      <w:divBdr>
        <w:top w:val="none" w:sz="0" w:space="0" w:color="auto"/>
        <w:left w:val="none" w:sz="0" w:space="0" w:color="auto"/>
        <w:bottom w:val="none" w:sz="0" w:space="0" w:color="auto"/>
        <w:right w:val="none" w:sz="0" w:space="0" w:color="auto"/>
      </w:divBdr>
    </w:div>
    <w:div w:id="738091791">
      <w:bodyDiv w:val="1"/>
      <w:marLeft w:val="0"/>
      <w:marRight w:val="0"/>
      <w:marTop w:val="0"/>
      <w:marBottom w:val="0"/>
      <w:divBdr>
        <w:top w:val="none" w:sz="0" w:space="0" w:color="auto"/>
        <w:left w:val="none" w:sz="0" w:space="0" w:color="auto"/>
        <w:bottom w:val="none" w:sz="0" w:space="0" w:color="auto"/>
        <w:right w:val="none" w:sz="0" w:space="0" w:color="auto"/>
      </w:divBdr>
      <w:divsChild>
        <w:div w:id="898397500">
          <w:marLeft w:val="0"/>
          <w:marRight w:val="0"/>
          <w:marTop w:val="0"/>
          <w:marBottom w:val="0"/>
          <w:divBdr>
            <w:top w:val="none" w:sz="0" w:space="0" w:color="auto"/>
            <w:left w:val="none" w:sz="0" w:space="0" w:color="auto"/>
            <w:bottom w:val="none" w:sz="0" w:space="0" w:color="auto"/>
            <w:right w:val="none" w:sz="0" w:space="0" w:color="auto"/>
          </w:divBdr>
        </w:div>
      </w:divsChild>
    </w:div>
    <w:div w:id="775756079">
      <w:bodyDiv w:val="1"/>
      <w:marLeft w:val="0"/>
      <w:marRight w:val="0"/>
      <w:marTop w:val="0"/>
      <w:marBottom w:val="0"/>
      <w:divBdr>
        <w:top w:val="none" w:sz="0" w:space="0" w:color="auto"/>
        <w:left w:val="none" w:sz="0" w:space="0" w:color="auto"/>
        <w:bottom w:val="none" w:sz="0" w:space="0" w:color="auto"/>
        <w:right w:val="none" w:sz="0" w:space="0" w:color="auto"/>
      </w:divBdr>
      <w:divsChild>
        <w:div w:id="58670833">
          <w:marLeft w:val="0"/>
          <w:marRight w:val="0"/>
          <w:marTop w:val="0"/>
          <w:marBottom w:val="0"/>
          <w:divBdr>
            <w:top w:val="none" w:sz="0" w:space="0" w:color="auto"/>
            <w:left w:val="none" w:sz="0" w:space="0" w:color="auto"/>
            <w:bottom w:val="none" w:sz="0" w:space="0" w:color="auto"/>
            <w:right w:val="none" w:sz="0" w:space="0" w:color="auto"/>
          </w:divBdr>
        </w:div>
      </w:divsChild>
    </w:div>
    <w:div w:id="793672564">
      <w:bodyDiv w:val="1"/>
      <w:marLeft w:val="0"/>
      <w:marRight w:val="0"/>
      <w:marTop w:val="0"/>
      <w:marBottom w:val="0"/>
      <w:divBdr>
        <w:top w:val="none" w:sz="0" w:space="0" w:color="auto"/>
        <w:left w:val="none" w:sz="0" w:space="0" w:color="auto"/>
        <w:bottom w:val="none" w:sz="0" w:space="0" w:color="auto"/>
        <w:right w:val="none" w:sz="0" w:space="0" w:color="auto"/>
      </w:divBdr>
      <w:divsChild>
        <w:div w:id="1996641274">
          <w:marLeft w:val="0"/>
          <w:marRight w:val="0"/>
          <w:marTop w:val="0"/>
          <w:marBottom w:val="0"/>
          <w:divBdr>
            <w:top w:val="none" w:sz="0" w:space="0" w:color="auto"/>
            <w:left w:val="none" w:sz="0" w:space="0" w:color="auto"/>
            <w:bottom w:val="none" w:sz="0" w:space="0" w:color="auto"/>
            <w:right w:val="none" w:sz="0" w:space="0" w:color="auto"/>
          </w:divBdr>
        </w:div>
      </w:divsChild>
    </w:div>
    <w:div w:id="804738502">
      <w:bodyDiv w:val="1"/>
      <w:marLeft w:val="0"/>
      <w:marRight w:val="0"/>
      <w:marTop w:val="0"/>
      <w:marBottom w:val="0"/>
      <w:divBdr>
        <w:top w:val="none" w:sz="0" w:space="0" w:color="auto"/>
        <w:left w:val="none" w:sz="0" w:space="0" w:color="auto"/>
        <w:bottom w:val="none" w:sz="0" w:space="0" w:color="auto"/>
        <w:right w:val="none" w:sz="0" w:space="0" w:color="auto"/>
      </w:divBdr>
    </w:div>
    <w:div w:id="822282755">
      <w:bodyDiv w:val="1"/>
      <w:marLeft w:val="0"/>
      <w:marRight w:val="0"/>
      <w:marTop w:val="0"/>
      <w:marBottom w:val="0"/>
      <w:divBdr>
        <w:top w:val="none" w:sz="0" w:space="0" w:color="auto"/>
        <w:left w:val="none" w:sz="0" w:space="0" w:color="auto"/>
        <w:bottom w:val="none" w:sz="0" w:space="0" w:color="auto"/>
        <w:right w:val="none" w:sz="0" w:space="0" w:color="auto"/>
      </w:divBdr>
      <w:divsChild>
        <w:div w:id="18972098">
          <w:marLeft w:val="0"/>
          <w:marRight w:val="0"/>
          <w:marTop w:val="0"/>
          <w:marBottom w:val="0"/>
          <w:divBdr>
            <w:top w:val="none" w:sz="0" w:space="0" w:color="auto"/>
            <w:left w:val="none" w:sz="0" w:space="0" w:color="auto"/>
            <w:bottom w:val="none" w:sz="0" w:space="0" w:color="auto"/>
            <w:right w:val="none" w:sz="0" w:space="0" w:color="auto"/>
          </w:divBdr>
        </w:div>
      </w:divsChild>
    </w:div>
    <w:div w:id="876311967">
      <w:bodyDiv w:val="1"/>
      <w:marLeft w:val="0"/>
      <w:marRight w:val="0"/>
      <w:marTop w:val="0"/>
      <w:marBottom w:val="0"/>
      <w:divBdr>
        <w:top w:val="none" w:sz="0" w:space="0" w:color="auto"/>
        <w:left w:val="none" w:sz="0" w:space="0" w:color="auto"/>
        <w:bottom w:val="none" w:sz="0" w:space="0" w:color="auto"/>
        <w:right w:val="none" w:sz="0" w:space="0" w:color="auto"/>
      </w:divBdr>
      <w:divsChild>
        <w:div w:id="1061099293">
          <w:marLeft w:val="0"/>
          <w:marRight w:val="0"/>
          <w:marTop w:val="0"/>
          <w:marBottom w:val="0"/>
          <w:divBdr>
            <w:top w:val="none" w:sz="0" w:space="0" w:color="auto"/>
            <w:left w:val="none" w:sz="0" w:space="0" w:color="auto"/>
            <w:bottom w:val="none" w:sz="0" w:space="0" w:color="auto"/>
            <w:right w:val="none" w:sz="0" w:space="0" w:color="auto"/>
          </w:divBdr>
          <w:divsChild>
            <w:div w:id="59660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31987">
      <w:bodyDiv w:val="1"/>
      <w:marLeft w:val="0"/>
      <w:marRight w:val="0"/>
      <w:marTop w:val="0"/>
      <w:marBottom w:val="0"/>
      <w:divBdr>
        <w:top w:val="none" w:sz="0" w:space="0" w:color="auto"/>
        <w:left w:val="none" w:sz="0" w:space="0" w:color="auto"/>
        <w:bottom w:val="none" w:sz="0" w:space="0" w:color="auto"/>
        <w:right w:val="none" w:sz="0" w:space="0" w:color="auto"/>
      </w:divBdr>
      <w:divsChild>
        <w:div w:id="1894462772">
          <w:marLeft w:val="0"/>
          <w:marRight w:val="0"/>
          <w:marTop w:val="0"/>
          <w:marBottom w:val="0"/>
          <w:divBdr>
            <w:top w:val="none" w:sz="0" w:space="0" w:color="auto"/>
            <w:left w:val="none" w:sz="0" w:space="0" w:color="auto"/>
            <w:bottom w:val="none" w:sz="0" w:space="0" w:color="auto"/>
            <w:right w:val="none" w:sz="0" w:space="0" w:color="auto"/>
          </w:divBdr>
        </w:div>
      </w:divsChild>
    </w:div>
    <w:div w:id="910773850">
      <w:bodyDiv w:val="1"/>
      <w:marLeft w:val="0"/>
      <w:marRight w:val="0"/>
      <w:marTop w:val="0"/>
      <w:marBottom w:val="0"/>
      <w:divBdr>
        <w:top w:val="none" w:sz="0" w:space="0" w:color="auto"/>
        <w:left w:val="none" w:sz="0" w:space="0" w:color="auto"/>
        <w:bottom w:val="none" w:sz="0" w:space="0" w:color="auto"/>
        <w:right w:val="none" w:sz="0" w:space="0" w:color="auto"/>
      </w:divBdr>
    </w:div>
    <w:div w:id="919024827">
      <w:bodyDiv w:val="1"/>
      <w:marLeft w:val="0"/>
      <w:marRight w:val="0"/>
      <w:marTop w:val="0"/>
      <w:marBottom w:val="0"/>
      <w:divBdr>
        <w:top w:val="none" w:sz="0" w:space="0" w:color="auto"/>
        <w:left w:val="none" w:sz="0" w:space="0" w:color="auto"/>
        <w:bottom w:val="none" w:sz="0" w:space="0" w:color="auto"/>
        <w:right w:val="none" w:sz="0" w:space="0" w:color="auto"/>
      </w:divBdr>
      <w:divsChild>
        <w:div w:id="2031830743">
          <w:marLeft w:val="0"/>
          <w:marRight w:val="0"/>
          <w:marTop w:val="0"/>
          <w:marBottom w:val="0"/>
          <w:divBdr>
            <w:top w:val="none" w:sz="0" w:space="0" w:color="auto"/>
            <w:left w:val="none" w:sz="0" w:space="0" w:color="auto"/>
            <w:bottom w:val="none" w:sz="0" w:space="0" w:color="auto"/>
            <w:right w:val="none" w:sz="0" w:space="0" w:color="auto"/>
          </w:divBdr>
        </w:div>
        <w:div w:id="2040619144">
          <w:marLeft w:val="0"/>
          <w:marRight w:val="0"/>
          <w:marTop w:val="0"/>
          <w:marBottom w:val="0"/>
          <w:divBdr>
            <w:top w:val="none" w:sz="0" w:space="0" w:color="auto"/>
            <w:left w:val="none" w:sz="0" w:space="0" w:color="auto"/>
            <w:bottom w:val="none" w:sz="0" w:space="0" w:color="auto"/>
            <w:right w:val="none" w:sz="0" w:space="0" w:color="auto"/>
          </w:divBdr>
        </w:div>
      </w:divsChild>
    </w:div>
    <w:div w:id="970129524">
      <w:bodyDiv w:val="1"/>
      <w:marLeft w:val="0"/>
      <w:marRight w:val="0"/>
      <w:marTop w:val="0"/>
      <w:marBottom w:val="0"/>
      <w:divBdr>
        <w:top w:val="none" w:sz="0" w:space="0" w:color="auto"/>
        <w:left w:val="none" w:sz="0" w:space="0" w:color="auto"/>
        <w:bottom w:val="none" w:sz="0" w:space="0" w:color="auto"/>
        <w:right w:val="none" w:sz="0" w:space="0" w:color="auto"/>
      </w:divBdr>
      <w:divsChild>
        <w:div w:id="617687204">
          <w:marLeft w:val="0"/>
          <w:marRight w:val="0"/>
          <w:marTop w:val="0"/>
          <w:marBottom w:val="0"/>
          <w:divBdr>
            <w:top w:val="none" w:sz="0" w:space="0" w:color="auto"/>
            <w:left w:val="none" w:sz="0" w:space="0" w:color="auto"/>
            <w:bottom w:val="none" w:sz="0" w:space="0" w:color="auto"/>
            <w:right w:val="none" w:sz="0" w:space="0" w:color="auto"/>
          </w:divBdr>
        </w:div>
      </w:divsChild>
    </w:div>
    <w:div w:id="1019551951">
      <w:bodyDiv w:val="1"/>
      <w:marLeft w:val="0"/>
      <w:marRight w:val="0"/>
      <w:marTop w:val="0"/>
      <w:marBottom w:val="0"/>
      <w:divBdr>
        <w:top w:val="none" w:sz="0" w:space="0" w:color="auto"/>
        <w:left w:val="none" w:sz="0" w:space="0" w:color="auto"/>
        <w:bottom w:val="none" w:sz="0" w:space="0" w:color="auto"/>
        <w:right w:val="none" w:sz="0" w:space="0" w:color="auto"/>
      </w:divBdr>
      <w:divsChild>
        <w:div w:id="1994065275">
          <w:marLeft w:val="0"/>
          <w:marRight w:val="0"/>
          <w:marTop w:val="0"/>
          <w:marBottom w:val="0"/>
          <w:divBdr>
            <w:top w:val="none" w:sz="0" w:space="0" w:color="auto"/>
            <w:left w:val="none" w:sz="0" w:space="0" w:color="auto"/>
            <w:bottom w:val="none" w:sz="0" w:space="0" w:color="auto"/>
            <w:right w:val="none" w:sz="0" w:space="0" w:color="auto"/>
          </w:divBdr>
          <w:divsChild>
            <w:div w:id="195324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28752">
      <w:bodyDiv w:val="1"/>
      <w:marLeft w:val="0"/>
      <w:marRight w:val="0"/>
      <w:marTop w:val="0"/>
      <w:marBottom w:val="0"/>
      <w:divBdr>
        <w:top w:val="none" w:sz="0" w:space="0" w:color="auto"/>
        <w:left w:val="none" w:sz="0" w:space="0" w:color="auto"/>
        <w:bottom w:val="none" w:sz="0" w:space="0" w:color="auto"/>
        <w:right w:val="none" w:sz="0" w:space="0" w:color="auto"/>
      </w:divBdr>
      <w:divsChild>
        <w:div w:id="1508910304">
          <w:marLeft w:val="0"/>
          <w:marRight w:val="0"/>
          <w:marTop w:val="0"/>
          <w:marBottom w:val="0"/>
          <w:divBdr>
            <w:top w:val="none" w:sz="0" w:space="0" w:color="auto"/>
            <w:left w:val="none" w:sz="0" w:space="0" w:color="auto"/>
            <w:bottom w:val="none" w:sz="0" w:space="0" w:color="auto"/>
            <w:right w:val="none" w:sz="0" w:space="0" w:color="auto"/>
          </w:divBdr>
        </w:div>
      </w:divsChild>
    </w:div>
    <w:div w:id="1058818534">
      <w:bodyDiv w:val="1"/>
      <w:marLeft w:val="0"/>
      <w:marRight w:val="0"/>
      <w:marTop w:val="0"/>
      <w:marBottom w:val="0"/>
      <w:divBdr>
        <w:top w:val="none" w:sz="0" w:space="0" w:color="auto"/>
        <w:left w:val="none" w:sz="0" w:space="0" w:color="auto"/>
        <w:bottom w:val="none" w:sz="0" w:space="0" w:color="auto"/>
        <w:right w:val="none" w:sz="0" w:space="0" w:color="auto"/>
      </w:divBdr>
      <w:divsChild>
        <w:div w:id="695738101">
          <w:marLeft w:val="0"/>
          <w:marRight w:val="0"/>
          <w:marTop w:val="0"/>
          <w:marBottom w:val="0"/>
          <w:divBdr>
            <w:top w:val="none" w:sz="0" w:space="0" w:color="auto"/>
            <w:left w:val="none" w:sz="0" w:space="0" w:color="auto"/>
            <w:bottom w:val="none" w:sz="0" w:space="0" w:color="auto"/>
            <w:right w:val="none" w:sz="0" w:space="0" w:color="auto"/>
          </w:divBdr>
        </w:div>
        <w:div w:id="783961786">
          <w:marLeft w:val="0"/>
          <w:marRight w:val="0"/>
          <w:marTop w:val="0"/>
          <w:marBottom w:val="0"/>
          <w:divBdr>
            <w:top w:val="none" w:sz="0" w:space="0" w:color="auto"/>
            <w:left w:val="none" w:sz="0" w:space="0" w:color="auto"/>
            <w:bottom w:val="none" w:sz="0" w:space="0" w:color="auto"/>
            <w:right w:val="none" w:sz="0" w:space="0" w:color="auto"/>
          </w:divBdr>
        </w:div>
        <w:div w:id="1552155159">
          <w:marLeft w:val="0"/>
          <w:marRight w:val="0"/>
          <w:marTop w:val="0"/>
          <w:marBottom w:val="0"/>
          <w:divBdr>
            <w:top w:val="none" w:sz="0" w:space="0" w:color="auto"/>
            <w:left w:val="none" w:sz="0" w:space="0" w:color="auto"/>
            <w:bottom w:val="none" w:sz="0" w:space="0" w:color="auto"/>
            <w:right w:val="none" w:sz="0" w:space="0" w:color="auto"/>
          </w:divBdr>
        </w:div>
      </w:divsChild>
    </w:div>
    <w:div w:id="1071540441">
      <w:bodyDiv w:val="1"/>
      <w:marLeft w:val="0"/>
      <w:marRight w:val="0"/>
      <w:marTop w:val="0"/>
      <w:marBottom w:val="0"/>
      <w:divBdr>
        <w:top w:val="none" w:sz="0" w:space="0" w:color="auto"/>
        <w:left w:val="none" w:sz="0" w:space="0" w:color="auto"/>
        <w:bottom w:val="none" w:sz="0" w:space="0" w:color="auto"/>
        <w:right w:val="none" w:sz="0" w:space="0" w:color="auto"/>
      </w:divBdr>
      <w:divsChild>
        <w:div w:id="327290896">
          <w:marLeft w:val="0"/>
          <w:marRight w:val="0"/>
          <w:marTop w:val="0"/>
          <w:marBottom w:val="0"/>
          <w:divBdr>
            <w:top w:val="none" w:sz="0" w:space="0" w:color="auto"/>
            <w:left w:val="none" w:sz="0" w:space="0" w:color="auto"/>
            <w:bottom w:val="none" w:sz="0" w:space="0" w:color="auto"/>
            <w:right w:val="none" w:sz="0" w:space="0" w:color="auto"/>
          </w:divBdr>
        </w:div>
        <w:div w:id="925766651">
          <w:marLeft w:val="0"/>
          <w:marRight w:val="0"/>
          <w:marTop w:val="0"/>
          <w:marBottom w:val="0"/>
          <w:divBdr>
            <w:top w:val="none" w:sz="0" w:space="0" w:color="auto"/>
            <w:left w:val="none" w:sz="0" w:space="0" w:color="auto"/>
            <w:bottom w:val="none" w:sz="0" w:space="0" w:color="auto"/>
            <w:right w:val="none" w:sz="0" w:space="0" w:color="auto"/>
          </w:divBdr>
        </w:div>
        <w:div w:id="955527825">
          <w:marLeft w:val="0"/>
          <w:marRight w:val="0"/>
          <w:marTop w:val="0"/>
          <w:marBottom w:val="0"/>
          <w:divBdr>
            <w:top w:val="none" w:sz="0" w:space="0" w:color="auto"/>
            <w:left w:val="none" w:sz="0" w:space="0" w:color="auto"/>
            <w:bottom w:val="none" w:sz="0" w:space="0" w:color="auto"/>
            <w:right w:val="none" w:sz="0" w:space="0" w:color="auto"/>
          </w:divBdr>
        </w:div>
        <w:div w:id="1120534633">
          <w:marLeft w:val="0"/>
          <w:marRight w:val="0"/>
          <w:marTop w:val="0"/>
          <w:marBottom w:val="0"/>
          <w:divBdr>
            <w:top w:val="none" w:sz="0" w:space="0" w:color="auto"/>
            <w:left w:val="none" w:sz="0" w:space="0" w:color="auto"/>
            <w:bottom w:val="none" w:sz="0" w:space="0" w:color="auto"/>
            <w:right w:val="none" w:sz="0" w:space="0" w:color="auto"/>
          </w:divBdr>
        </w:div>
        <w:div w:id="1167208687">
          <w:marLeft w:val="0"/>
          <w:marRight w:val="0"/>
          <w:marTop w:val="0"/>
          <w:marBottom w:val="0"/>
          <w:divBdr>
            <w:top w:val="none" w:sz="0" w:space="0" w:color="auto"/>
            <w:left w:val="none" w:sz="0" w:space="0" w:color="auto"/>
            <w:bottom w:val="none" w:sz="0" w:space="0" w:color="auto"/>
            <w:right w:val="none" w:sz="0" w:space="0" w:color="auto"/>
          </w:divBdr>
        </w:div>
        <w:div w:id="1603340200">
          <w:marLeft w:val="0"/>
          <w:marRight w:val="0"/>
          <w:marTop w:val="0"/>
          <w:marBottom w:val="0"/>
          <w:divBdr>
            <w:top w:val="none" w:sz="0" w:space="0" w:color="auto"/>
            <w:left w:val="none" w:sz="0" w:space="0" w:color="auto"/>
            <w:bottom w:val="none" w:sz="0" w:space="0" w:color="auto"/>
            <w:right w:val="none" w:sz="0" w:space="0" w:color="auto"/>
          </w:divBdr>
        </w:div>
        <w:div w:id="1607425990">
          <w:marLeft w:val="0"/>
          <w:marRight w:val="0"/>
          <w:marTop w:val="0"/>
          <w:marBottom w:val="0"/>
          <w:divBdr>
            <w:top w:val="none" w:sz="0" w:space="0" w:color="auto"/>
            <w:left w:val="none" w:sz="0" w:space="0" w:color="auto"/>
            <w:bottom w:val="none" w:sz="0" w:space="0" w:color="auto"/>
            <w:right w:val="none" w:sz="0" w:space="0" w:color="auto"/>
          </w:divBdr>
        </w:div>
        <w:div w:id="1923832914">
          <w:marLeft w:val="0"/>
          <w:marRight w:val="0"/>
          <w:marTop w:val="0"/>
          <w:marBottom w:val="0"/>
          <w:divBdr>
            <w:top w:val="none" w:sz="0" w:space="0" w:color="auto"/>
            <w:left w:val="none" w:sz="0" w:space="0" w:color="auto"/>
            <w:bottom w:val="none" w:sz="0" w:space="0" w:color="auto"/>
            <w:right w:val="none" w:sz="0" w:space="0" w:color="auto"/>
          </w:divBdr>
        </w:div>
      </w:divsChild>
    </w:div>
    <w:div w:id="1183977368">
      <w:bodyDiv w:val="1"/>
      <w:marLeft w:val="0"/>
      <w:marRight w:val="0"/>
      <w:marTop w:val="0"/>
      <w:marBottom w:val="0"/>
      <w:divBdr>
        <w:top w:val="none" w:sz="0" w:space="0" w:color="auto"/>
        <w:left w:val="none" w:sz="0" w:space="0" w:color="auto"/>
        <w:bottom w:val="none" w:sz="0" w:space="0" w:color="auto"/>
        <w:right w:val="none" w:sz="0" w:space="0" w:color="auto"/>
      </w:divBdr>
      <w:divsChild>
        <w:div w:id="971206035">
          <w:marLeft w:val="0"/>
          <w:marRight w:val="0"/>
          <w:marTop w:val="0"/>
          <w:marBottom w:val="0"/>
          <w:divBdr>
            <w:top w:val="none" w:sz="0" w:space="0" w:color="auto"/>
            <w:left w:val="none" w:sz="0" w:space="0" w:color="auto"/>
            <w:bottom w:val="none" w:sz="0" w:space="0" w:color="auto"/>
            <w:right w:val="none" w:sz="0" w:space="0" w:color="auto"/>
          </w:divBdr>
          <w:divsChild>
            <w:div w:id="188286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030942">
      <w:bodyDiv w:val="1"/>
      <w:marLeft w:val="0"/>
      <w:marRight w:val="0"/>
      <w:marTop w:val="0"/>
      <w:marBottom w:val="0"/>
      <w:divBdr>
        <w:top w:val="none" w:sz="0" w:space="0" w:color="auto"/>
        <w:left w:val="none" w:sz="0" w:space="0" w:color="auto"/>
        <w:bottom w:val="none" w:sz="0" w:space="0" w:color="auto"/>
        <w:right w:val="none" w:sz="0" w:space="0" w:color="auto"/>
      </w:divBdr>
    </w:div>
    <w:div w:id="1271744881">
      <w:bodyDiv w:val="1"/>
      <w:marLeft w:val="0"/>
      <w:marRight w:val="0"/>
      <w:marTop w:val="0"/>
      <w:marBottom w:val="0"/>
      <w:divBdr>
        <w:top w:val="none" w:sz="0" w:space="0" w:color="auto"/>
        <w:left w:val="none" w:sz="0" w:space="0" w:color="auto"/>
        <w:bottom w:val="none" w:sz="0" w:space="0" w:color="auto"/>
        <w:right w:val="none" w:sz="0" w:space="0" w:color="auto"/>
      </w:divBdr>
    </w:div>
    <w:div w:id="1328095252">
      <w:bodyDiv w:val="1"/>
      <w:marLeft w:val="0"/>
      <w:marRight w:val="0"/>
      <w:marTop w:val="0"/>
      <w:marBottom w:val="0"/>
      <w:divBdr>
        <w:top w:val="none" w:sz="0" w:space="0" w:color="auto"/>
        <w:left w:val="none" w:sz="0" w:space="0" w:color="auto"/>
        <w:bottom w:val="none" w:sz="0" w:space="0" w:color="auto"/>
        <w:right w:val="none" w:sz="0" w:space="0" w:color="auto"/>
      </w:divBdr>
      <w:divsChild>
        <w:div w:id="512956189">
          <w:marLeft w:val="0"/>
          <w:marRight w:val="0"/>
          <w:marTop w:val="0"/>
          <w:marBottom w:val="0"/>
          <w:divBdr>
            <w:top w:val="none" w:sz="0" w:space="0" w:color="auto"/>
            <w:left w:val="none" w:sz="0" w:space="0" w:color="auto"/>
            <w:bottom w:val="none" w:sz="0" w:space="0" w:color="auto"/>
            <w:right w:val="none" w:sz="0" w:space="0" w:color="auto"/>
          </w:divBdr>
        </w:div>
      </w:divsChild>
    </w:div>
    <w:div w:id="1354305697">
      <w:bodyDiv w:val="1"/>
      <w:marLeft w:val="0"/>
      <w:marRight w:val="0"/>
      <w:marTop w:val="0"/>
      <w:marBottom w:val="0"/>
      <w:divBdr>
        <w:top w:val="none" w:sz="0" w:space="0" w:color="auto"/>
        <w:left w:val="none" w:sz="0" w:space="0" w:color="auto"/>
        <w:bottom w:val="none" w:sz="0" w:space="0" w:color="auto"/>
        <w:right w:val="none" w:sz="0" w:space="0" w:color="auto"/>
      </w:divBdr>
      <w:divsChild>
        <w:div w:id="1323316623">
          <w:marLeft w:val="0"/>
          <w:marRight w:val="0"/>
          <w:marTop w:val="0"/>
          <w:marBottom w:val="0"/>
          <w:divBdr>
            <w:top w:val="none" w:sz="0" w:space="0" w:color="auto"/>
            <w:left w:val="none" w:sz="0" w:space="0" w:color="auto"/>
            <w:bottom w:val="none" w:sz="0" w:space="0" w:color="auto"/>
            <w:right w:val="none" w:sz="0" w:space="0" w:color="auto"/>
          </w:divBdr>
        </w:div>
      </w:divsChild>
    </w:div>
    <w:div w:id="1373656160">
      <w:bodyDiv w:val="1"/>
      <w:marLeft w:val="0"/>
      <w:marRight w:val="0"/>
      <w:marTop w:val="0"/>
      <w:marBottom w:val="0"/>
      <w:divBdr>
        <w:top w:val="none" w:sz="0" w:space="0" w:color="auto"/>
        <w:left w:val="none" w:sz="0" w:space="0" w:color="auto"/>
        <w:bottom w:val="none" w:sz="0" w:space="0" w:color="auto"/>
        <w:right w:val="none" w:sz="0" w:space="0" w:color="auto"/>
      </w:divBdr>
      <w:divsChild>
        <w:div w:id="894126991">
          <w:marLeft w:val="0"/>
          <w:marRight w:val="0"/>
          <w:marTop w:val="0"/>
          <w:marBottom w:val="0"/>
          <w:divBdr>
            <w:top w:val="none" w:sz="0" w:space="0" w:color="auto"/>
            <w:left w:val="none" w:sz="0" w:space="0" w:color="auto"/>
            <w:bottom w:val="none" w:sz="0" w:space="0" w:color="auto"/>
            <w:right w:val="none" w:sz="0" w:space="0" w:color="auto"/>
          </w:divBdr>
        </w:div>
      </w:divsChild>
    </w:div>
    <w:div w:id="1424643540">
      <w:bodyDiv w:val="1"/>
      <w:marLeft w:val="0"/>
      <w:marRight w:val="0"/>
      <w:marTop w:val="0"/>
      <w:marBottom w:val="0"/>
      <w:divBdr>
        <w:top w:val="none" w:sz="0" w:space="0" w:color="auto"/>
        <w:left w:val="none" w:sz="0" w:space="0" w:color="auto"/>
        <w:bottom w:val="none" w:sz="0" w:space="0" w:color="auto"/>
        <w:right w:val="none" w:sz="0" w:space="0" w:color="auto"/>
      </w:divBdr>
    </w:div>
    <w:div w:id="1463767862">
      <w:bodyDiv w:val="1"/>
      <w:marLeft w:val="0"/>
      <w:marRight w:val="0"/>
      <w:marTop w:val="0"/>
      <w:marBottom w:val="0"/>
      <w:divBdr>
        <w:top w:val="none" w:sz="0" w:space="0" w:color="auto"/>
        <w:left w:val="none" w:sz="0" w:space="0" w:color="auto"/>
        <w:bottom w:val="none" w:sz="0" w:space="0" w:color="auto"/>
        <w:right w:val="none" w:sz="0" w:space="0" w:color="auto"/>
      </w:divBdr>
      <w:divsChild>
        <w:div w:id="1106198155">
          <w:marLeft w:val="0"/>
          <w:marRight w:val="0"/>
          <w:marTop w:val="0"/>
          <w:marBottom w:val="0"/>
          <w:divBdr>
            <w:top w:val="none" w:sz="0" w:space="0" w:color="auto"/>
            <w:left w:val="none" w:sz="0" w:space="0" w:color="auto"/>
            <w:bottom w:val="none" w:sz="0" w:space="0" w:color="auto"/>
            <w:right w:val="none" w:sz="0" w:space="0" w:color="auto"/>
          </w:divBdr>
        </w:div>
        <w:div w:id="1376270792">
          <w:marLeft w:val="0"/>
          <w:marRight w:val="0"/>
          <w:marTop w:val="0"/>
          <w:marBottom w:val="0"/>
          <w:divBdr>
            <w:top w:val="none" w:sz="0" w:space="0" w:color="auto"/>
            <w:left w:val="none" w:sz="0" w:space="0" w:color="auto"/>
            <w:bottom w:val="none" w:sz="0" w:space="0" w:color="auto"/>
            <w:right w:val="none" w:sz="0" w:space="0" w:color="auto"/>
          </w:divBdr>
        </w:div>
        <w:div w:id="1383290811">
          <w:marLeft w:val="0"/>
          <w:marRight w:val="0"/>
          <w:marTop w:val="0"/>
          <w:marBottom w:val="0"/>
          <w:divBdr>
            <w:top w:val="none" w:sz="0" w:space="0" w:color="auto"/>
            <w:left w:val="none" w:sz="0" w:space="0" w:color="auto"/>
            <w:bottom w:val="none" w:sz="0" w:space="0" w:color="auto"/>
            <w:right w:val="none" w:sz="0" w:space="0" w:color="auto"/>
          </w:divBdr>
        </w:div>
        <w:div w:id="1879779706">
          <w:marLeft w:val="0"/>
          <w:marRight w:val="0"/>
          <w:marTop w:val="0"/>
          <w:marBottom w:val="0"/>
          <w:divBdr>
            <w:top w:val="none" w:sz="0" w:space="0" w:color="auto"/>
            <w:left w:val="none" w:sz="0" w:space="0" w:color="auto"/>
            <w:bottom w:val="none" w:sz="0" w:space="0" w:color="auto"/>
            <w:right w:val="none" w:sz="0" w:space="0" w:color="auto"/>
          </w:divBdr>
        </w:div>
        <w:div w:id="2019772597">
          <w:marLeft w:val="0"/>
          <w:marRight w:val="0"/>
          <w:marTop w:val="0"/>
          <w:marBottom w:val="0"/>
          <w:divBdr>
            <w:top w:val="none" w:sz="0" w:space="0" w:color="auto"/>
            <w:left w:val="none" w:sz="0" w:space="0" w:color="auto"/>
            <w:bottom w:val="none" w:sz="0" w:space="0" w:color="auto"/>
            <w:right w:val="none" w:sz="0" w:space="0" w:color="auto"/>
          </w:divBdr>
        </w:div>
      </w:divsChild>
    </w:div>
    <w:div w:id="1466895372">
      <w:bodyDiv w:val="1"/>
      <w:marLeft w:val="0"/>
      <w:marRight w:val="0"/>
      <w:marTop w:val="0"/>
      <w:marBottom w:val="0"/>
      <w:divBdr>
        <w:top w:val="none" w:sz="0" w:space="0" w:color="auto"/>
        <w:left w:val="none" w:sz="0" w:space="0" w:color="auto"/>
        <w:bottom w:val="none" w:sz="0" w:space="0" w:color="auto"/>
        <w:right w:val="none" w:sz="0" w:space="0" w:color="auto"/>
      </w:divBdr>
      <w:divsChild>
        <w:div w:id="232276716">
          <w:marLeft w:val="0"/>
          <w:marRight w:val="0"/>
          <w:marTop w:val="0"/>
          <w:marBottom w:val="0"/>
          <w:divBdr>
            <w:top w:val="none" w:sz="0" w:space="0" w:color="auto"/>
            <w:left w:val="none" w:sz="0" w:space="0" w:color="auto"/>
            <w:bottom w:val="none" w:sz="0" w:space="0" w:color="auto"/>
            <w:right w:val="none" w:sz="0" w:space="0" w:color="auto"/>
          </w:divBdr>
        </w:div>
        <w:div w:id="389352708">
          <w:marLeft w:val="0"/>
          <w:marRight w:val="0"/>
          <w:marTop w:val="0"/>
          <w:marBottom w:val="0"/>
          <w:divBdr>
            <w:top w:val="none" w:sz="0" w:space="0" w:color="auto"/>
            <w:left w:val="none" w:sz="0" w:space="0" w:color="auto"/>
            <w:bottom w:val="none" w:sz="0" w:space="0" w:color="auto"/>
            <w:right w:val="none" w:sz="0" w:space="0" w:color="auto"/>
          </w:divBdr>
        </w:div>
        <w:div w:id="693068680">
          <w:marLeft w:val="0"/>
          <w:marRight w:val="0"/>
          <w:marTop w:val="0"/>
          <w:marBottom w:val="0"/>
          <w:divBdr>
            <w:top w:val="none" w:sz="0" w:space="0" w:color="auto"/>
            <w:left w:val="none" w:sz="0" w:space="0" w:color="auto"/>
            <w:bottom w:val="none" w:sz="0" w:space="0" w:color="auto"/>
            <w:right w:val="none" w:sz="0" w:space="0" w:color="auto"/>
          </w:divBdr>
        </w:div>
        <w:div w:id="928931702">
          <w:marLeft w:val="0"/>
          <w:marRight w:val="0"/>
          <w:marTop w:val="0"/>
          <w:marBottom w:val="0"/>
          <w:divBdr>
            <w:top w:val="none" w:sz="0" w:space="0" w:color="auto"/>
            <w:left w:val="none" w:sz="0" w:space="0" w:color="auto"/>
            <w:bottom w:val="none" w:sz="0" w:space="0" w:color="auto"/>
            <w:right w:val="none" w:sz="0" w:space="0" w:color="auto"/>
          </w:divBdr>
        </w:div>
        <w:div w:id="1068000184">
          <w:marLeft w:val="0"/>
          <w:marRight w:val="0"/>
          <w:marTop w:val="0"/>
          <w:marBottom w:val="0"/>
          <w:divBdr>
            <w:top w:val="none" w:sz="0" w:space="0" w:color="auto"/>
            <w:left w:val="none" w:sz="0" w:space="0" w:color="auto"/>
            <w:bottom w:val="none" w:sz="0" w:space="0" w:color="auto"/>
            <w:right w:val="none" w:sz="0" w:space="0" w:color="auto"/>
          </w:divBdr>
        </w:div>
        <w:div w:id="1172723233">
          <w:marLeft w:val="0"/>
          <w:marRight w:val="0"/>
          <w:marTop w:val="0"/>
          <w:marBottom w:val="0"/>
          <w:divBdr>
            <w:top w:val="none" w:sz="0" w:space="0" w:color="auto"/>
            <w:left w:val="none" w:sz="0" w:space="0" w:color="auto"/>
            <w:bottom w:val="none" w:sz="0" w:space="0" w:color="auto"/>
            <w:right w:val="none" w:sz="0" w:space="0" w:color="auto"/>
          </w:divBdr>
        </w:div>
        <w:div w:id="1772124983">
          <w:marLeft w:val="0"/>
          <w:marRight w:val="0"/>
          <w:marTop w:val="0"/>
          <w:marBottom w:val="0"/>
          <w:divBdr>
            <w:top w:val="none" w:sz="0" w:space="0" w:color="auto"/>
            <w:left w:val="none" w:sz="0" w:space="0" w:color="auto"/>
            <w:bottom w:val="none" w:sz="0" w:space="0" w:color="auto"/>
            <w:right w:val="none" w:sz="0" w:space="0" w:color="auto"/>
          </w:divBdr>
        </w:div>
        <w:div w:id="1881087392">
          <w:marLeft w:val="0"/>
          <w:marRight w:val="0"/>
          <w:marTop w:val="0"/>
          <w:marBottom w:val="0"/>
          <w:divBdr>
            <w:top w:val="none" w:sz="0" w:space="0" w:color="auto"/>
            <w:left w:val="none" w:sz="0" w:space="0" w:color="auto"/>
            <w:bottom w:val="none" w:sz="0" w:space="0" w:color="auto"/>
            <w:right w:val="none" w:sz="0" w:space="0" w:color="auto"/>
          </w:divBdr>
        </w:div>
      </w:divsChild>
    </w:div>
    <w:div w:id="1494561327">
      <w:bodyDiv w:val="1"/>
      <w:marLeft w:val="0"/>
      <w:marRight w:val="0"/>
      <w:marTop w:val="0"/>
      <w:marBottom w:val="0"/>
      <w:divBdr>
        <w:top w:val="none" w:sz="0" w:space="0" w:color="auto"/>
        <w:left w:val="none" w:sz="0" w:space="0" w:color="auto"/>
        <w:bottom w:val="none" w:sz="0" w:space="0" w:color="auto"/>
        <w:right w:val="none" w:sz="0" w:space="0" w:color="auto"/>
      </w:divBdr>
    </w:div>
    <w:div w:id="1648432182">
      <w:bodyDiv w:val="1"/>
      <w:marLeft w:val="0"/>
      <w:marRight w:val="0"/>
      <w:marTop w:val="0"/>
      <w:marBottom w:val="0"/>
      <w:divBdr>
        <w:top w:val="none" w:sz="0" w:space="0" w:color="auto"/>
        <w:left w:val="none" w:sz="0" w:space="0" w:color="auto"/>
        <w:bottom w:val="none" w:sz="0" w:space="0" w:color="auto"/>
        <w:right w:val="none" w:sz="0" w:space="0" w:color="auto"/>
      </w:divBdr>
      <w:divsChild>
        <w:div w:id="600450314">
          <w:marLeft w:val="0"/>
          <w:marRight w:val="0"/>
          <w:marTop w:val="0"/>
          <w:marBottom w:val="0"/>
          <w:divBdr>
            <w:top w:val="none" w:sz="0" w:space="0" w:color="auto"/>
            <w:left w:val="none" w:sz="0" w:space="0" w:color="auto"/>
            <w:bottom w:val="none" w:sz="0" w:space="0" w:color="auto"/>
            <w:right w:val="none" w:sz="0" w:space="0" w:color="auto"/>
          </w:divBdr>
        </w:div>
        <w:div w:id="1035470445">
          <w:marLeft w:val="0"/>
          <w:marRight w:val="0"/>
          <w:marTop w:val="0"/>
          <w:marBottom w:val="0"/>
          <w:divBdr>
            <w:top w:val="none" w:sz="0" w:space="0" w:color="auto"/>
            <w:left w:val="none" w:sz="0" w:space="0" w:color="auto"/>
            <w:bottom w:val="none" w:sz="0" w:space="0" w:color="auto"/>
            <w:right w:val="none" w:sz="0" w:space="0" w:color="auto"/>
          </w:divBdr>
        </w:div>
        <w:div w:id="1045911846">
          <w:marLeft w:val="0"/>
          <w:marRight w:val="0"/>
          <w:marTop w:val="0"/>
          <w:marBottom w:val="0"/>
          <w:divBdr>
            <w:top w:val="none" w:sz="0" w:space="0" w:color="auto"/>
            <w:left w:val="none" w:sz="0" w:space="0" w:color="auto"/>
            <w:bottom w:val="none" w:sz="0" w:space="0" w:color="auto"/>
            <w:right w:val="none" w:sz="0" w:space="0" w:color="auto"/>
          </w:divBdr>
        </w:div>
        <w:div w:id="1946422945">
          <w:marLeft w:val="0"/>
          <w:marRight w:val="0"/>
          <w:marTop w:val="0"/>
          <w:marBottom w:val="0"/>
          <w:divBdr>
            <w:top w:val="none" w:sz="0" w:space="0" w:color="auto"/>
            <w:left w:val="none" w:sz="0" w:space="0" w:color="auto"/>
            <w:bottom w:val="none" w:sz="0" w:space="0" w:color="auto"/>
            <w:right w:val="none" w:sz="0" w:space="0" w:color="auto"/>
          </w:divBdr>
        </w:div>
        <w:div w:id="2012485195">
          <w:marLeft w:val="0"/>
          <w:marRight w:val="0"/>
          <w:marTop w:val="0"/>
          <w:marBottom w:val="0"/>
          <w:divBdr>
            <w:top w:val="none" w:sz="0" w:space="0" w:color="auto"/>
            <w:left w:val="none" w:sz="0" w:space="0" w:color="auto"/>
            <w:bottom w:val="none" w:sz="0" w:space="0" w:color="auto"/>
            <w:right w:val="none" w:sz="0" w:space="0" w:color="auto"/>
          </w:divBdr>
        </w:div>
        <w:div w:id="2130470855">
          <w:marLeft w:val="0"/>
          <w:marRight w:val="0"/>
          <w:marTop w:val="0"/>
          <w:marBottom w:val="0"/>
          <w:divBdr>
            <w:top w:val="none" w:sz="0" w:space="0" w:color="auto"/>
            <w:left w:val="none" w:sz="0" w:space="0" w:color="auto"/>
            <w:bottom w:val="none" w:sz="0" w:space="0" w:color="auto"/>
            <w:right w:val="none" w:sz="0" w:space="0" w:color="auto"/>
          </w:divBdr>
        </w:div>
      </w:divsChild>
    </w:div>
    <w:div w:id="1706716315">
      <w:bodyDiv w:val="1"/>
      <w:marLeft w:val="0"/>
      <w:marRight w:val="0"/>
      <w:marTop w:val="0"/>
      <w:marBottom w:val="0"/>
      <w:divBdr>
        <w:top w:val="none" w:sz="0" w:space="0" w:color="auto"/>
        <w:left w:val="none" w:sz="0" w:space="0" w:color="auto"/>
        <w:bottom w:val="none" w:sz="0" w:space="0" w:color="auto"/>
        <w:right w:val="none" w:sz="0" w:space="0" w:color="auto"/>
      </w:divBdr>
      <w:divsChild>
        <w:div w:id="8413229">
          <w:marLeft w:val="0"/>
          <w:marRight w:val="0"/>
          <w:marTop w:val="0"/>
          <w:marBottom w:val="0"/>
          <w:divBdr>
            <w:top w:val="none" w:sz="0" w:space="0" w:color="auto"/>
            <w:left w:val="none" w:sz="0" w:space="0" w:color="auto"/>
            <w:bottom w:val="none" w:sz="0" w:space="0" w:color="auto"/>
            <w:right w:val="none" w:sz="0" w:space="0" w:color="auto"/>
          </w:divBdr>
        </w:div>
        <w:div w:id="230771450">
          <w:marLeft w:val="0"/>
          <w:marRight w:val="0"/>
          <w:marTop w:val="0"/>
          <w:marBottom w:val="0"/>
          <w:divBdr>
            <w:top w:val="none" w:sz="0" w:space="0" w:color="auto"/>
            <w:left w:val="none" w:sz="0" w:space="0" w:color="auto"/>
            <w:bottom w:val="none" w:sz="0" w:space="0" w:color="auto"/>
            <w:right w:val="none" w:sz="0" w:space="0" w:color="auto"/>
          </w:divBdr>
        </w:div>
        <w:div w:id="268781672">
          <w:marLeft w:val="0"/>
          <w:marRight w:val="0"/>
          <w:marTop w:val="0"/>
          <w:marBottom w:val="0"/>
          <w:divBdr>
            <w:top w:val="none" w:sz="0" w:space="0" w:color="auto"/>
            <w:left w:val="none" w:sz="0" w:space="0" w:color="auto"/>
            <w:bottom w:val="none" w:sz="0" w:space="0" w:color="auto"/>
            <w:right w:val="none" w:sz="0" w:space="0" w:color="auto"/>
          </w:divBdr>
        </w:div>
        <w:div w:id="327565455">
          <w:marLeft w:val="0"/>
          <w:marRight w:val="0"/>
          <w:marTop w:val="0"/>
          <w:marBottom w:val="0"/>
          <w:divBdr>
            <w:top w:val="none" w:sz="0" w:space="0" w:color="auto"/>
            <w:left w:val="none" w:sz="0" w:space="0" w:color="auto"/>
            <w:bottom w:val="none" w:sz="0" w:space="0" w:color="auto"/>
            <w:right w:val="none" w:sz="0" w:space="0" w:color="auto"/>
          </w:divBdr>
        </w:div>
        <w:div w:id="399139148">
          <w:marLeft w:val="0"/>
          <w:marRight w:val="0"/>
          <w:marTop w:val="0"/>
          <w:marBottom w:val="0"/>
          <w:divBdr>
            <w:top w:val="none" w:sz="0" w:space="0" w:color="auto"/>
            <w:left w:val="none" w:sz="0" w:space="0" w:color="auto"/>
            <w:bottom w:val="none" w:sz="0" w:space="0" w:color="auto"/>
            <w:right w:val="none" w:sz="0" w:space="0" w:color="auto"/>
          </w:divBdr>
        </w:div>
        <w:div w:id="429590671">
          <w:marLeft w:val="0"/>
          <w:marRight w:val="0"/>
          <w:marTop w:val="0"/>
          <w:marBottom w:val="0"/>
          <w:divBdr>
            <w:top w:val="none" w:sz="0" w:space="0" w:color="auto"/>
            <w:left w:val="none" w:sz="0" w:space="0" w:color="auto"/>
            <w:bottom w:val="none" w:sz="0" w:space="0" w:color="auto"/>
            <w:right w:val="none" w:sz="0" w:space="0" w:color="auto"/>
          </w:divBdr>
        </w:div>
        <w:div w:id="692612805">
          <w:marLeft w:val="0"/>
          <w:marRight w:val="0"/>
          <w:marTop w:val="0"/>
          <w:marBottom w:val="0"/>
          <w:divBdr>
            <w:top w:val="none" w:sz="0" w:space="0" w:color="auto"/>
            <w:left w:val="none" w:sz="0" w:space="0" w:color="auto"/>
            <w:bottom w:val="none" w:sz="0" w:space="0" w:color="auto"/>
            <w:right w:val="none" w:sz="0" w:space="0" w:color="auto"/>
          </w:divBdr>
        </w:div>
        <w:div w:id="697706156">
          <w:marLeft w:val="0"/>
          <w:marRight w:val="0"/>
          <w:marTop w:val="0"/>
          <w:marBottom w:val="0"/>
          <w:divBdr>
            <w:top w:val="none" w:sz="0" w:space="0" w:color="auto"/>
            <w:left w:val="none" w:sz="0" w:space="0" w:color="auto"/>
            <w:bottom w:val="none" w:sz="0" w:space="0" w:color="auto"/>
            <w:right w:val="none" w:sz="0" w:space="0" w:color="auto"/>
          </w:divBdr>
        </w:div>
        <w:div w:id="928580995">
          <w:marLeft w:val="0"/>
          <w:marRight w:val="0"/>
          <w:marTop w:val="0"/>
          <w:marBottom w:val="0"/>
          <w:divBdr>
            <w:top w:val="none" w:sz="0" w:space="0" w:color="auto"/>
            <w:left w:val="none" w:sz="0" w:space="0" w:color="auto"/>
            <w:bottom w:val="none" w:sz="0" w:space="0" w:color="auto"/>
            <w:right w:val="none" w:sz="0" w:space="0" w:color="auto"/>
          </w:divBdr>
        </w:div>
        <w:div w:id="1028332081">
          <w:marLeft w:val="0"/>
          <w:marRight w:val="0"/>
          <w:marTop w:val="0"/>
          <w:marBottom w:val="0"/>
          <w:divBdr>
            <w:top w:val="none" w:sz="0" w:space="0" w:color="auto"/>
            <w:left w:val="none" w:sz="0" w:space="0" w:color="auto"/>
            <w:bottom w:val="none" w:sz="0" w:space="0" w:color="auto"/>
            <w:right w:val="none" w:sz="0" w:space="0" w:color="auto"/>
          </w:divBdr>
        </w:div>
        <w:div w:id="1076440351">
          <w:marLeft w:val="0"/>
          <w:marRight w:val="0"/>
          <w:marTop w:val="0"/>
          <w:marBottom w:val="0"/>
          <w:divBdr>
            <w:top w:val="none" w:sz="0" w:space="0" w:color="auto"/>
            <w:left w:val="none" w:sz="0" w:space="0" w:color="auto"/>
            <w:bottom w:val="none" w:sz="0" w:space="0" w:color="auto"/>
            <w:right w:val="none" w:sz="0" w:space="0" w:color="auto"/>
          </w:divBdr>
        </w:div>
        <w:div w:id="1092627840">
          <w:marLeft w:val="0"/>
          <w:marRight w:val="0"/>
          <w:marTop w:val="0"/>
          <w:marBottom w:val="0"/>
          <w:divBdr>
            <w:top w:val="none" w:sz="0" w:space="0" w:color="auto"/>
            <w:left w:val="none" w:sz="0" w:space="0" w:color="auto"/>
            <w:bottom w:val="none" w:sz="0" w:space="0" w:color="auto"/>
            <w:right w:val="none" w:sz="0" w:space="0" w:color="auto"/>
          </w:divBdr>
        </w:div>
        <w:div w:id="1148589789">
          <w:marLeft w:val="0"/>
          <w:marRight w:val="0"/>
          <w:marTop w:val="0"/>
          <w:marBottom w:val="0"/>
          <w:divBdr>
            <w:top w:val="none" w:sz="0" w:space="0" w:color="auto"/>
            <w:left w:val="none" w:sz="0" w:space="0" w:color="auto"/>
            <w:bottom w:val="none" w:sz="0" w:space="0" w:color="auto"/>
            <w:right w:val="none" w:sz="0" w:space="0" w:color="auto"/>
          </w:divBdr>
        </w:div>
        <w:div w:id="1152060499">
          <w:marLeft w:val="0"/>
          <w:marRight w:val="0"/>
          <w:marTop w:val="0"/>
          <w:marBottom w:val="0"/>
          <w:divBdr>
            <w:top w:val="none" w:sz="0" w:space="0" w:color="auto"/>
            <w:left w:val="none" w:sz="0" w:space="0" w:color="auto"/>
            <w:bottom w:val="none" w:sz="0" w:space="0" w:color="auto"/>
            <w:right w:val="none" w:sz="0" w:space="0" w:color="auto"/>
          </w:divBdr>
        </w:div>
        <w:div w:id="1650011155">
          <w:marLeft w:val="0"/>
          <w:marRight w:val="0"/>
          <w:marTop w:val="0"/>
          <w:marBottom w:val="0"/>
          <w:divBdr>
            <w:top w:val="none" w:sz="0" w:space="0" w:color="auto"/>
            <w:left w:val="none" w:sz="0" w:space="0" w:color="auto"/>
            <w:bottom w:val="none" w:sz="0" w:space="0" w:color="auto"/>
            <w:right w:val="none" w:sz="0" w:space="0" w:color="auto"/>
          </w:divBdr>
        </w:div>
        <w:div w:id="1670981580">
          <w:marLeft w:val="0"/>
          <w:marRight w:val="0"/>
          <w:marTop w:val="0"/>
          <w:marBottom w:val="0"/>
          <w:divBdr>
            <w:top w:val="none" w:sz="0" w:space="0" w:color="auto"/>
            <w:left w:val="none" w:sz="0" w:space="0" w:color="auto"/>
            <w:bottom w:val="none" w:sz="0" w:space="0" w:color="auto"/>
            <w:right w:val="none" w:sz="0" w:space="0" w:color="auto"/>
          </w:divBdr>
        </w:div>
        <w:div w:id="1692098817">
          <w:marLeft w:val="0"/>
          <w:marRight w:val="0"/>
          <w:marTop w:val="0"/>
          <w:marBottom w:val="0"/>
          <w:divBdr>
            <w:top w:val="none" w:sz="0" w:space="0" w:color="auto"/>
            <w:left w:val="none" w:sz="0" w:space="0" w:color="auto"/>
            <w:bottom w:val="none" w:sz="0" w:space="0" w:color="auto"/>
            <w:right w:val="none" w:sz="0" w:space="0" w:color="auto"/>
          </w:divBdr>
        </w:div>
        <w:div w:id="1764915382">
          <w:marLeft w:val="0"/>
          <w:marRight w:val="0"/>
          <w:marTop w:val="0"/>
          <w:marBottom w:val="0"/>
          <w:divBdr>
            <w:top w:val="none" w:sz="0" w:space="0" w:color="auto"/>
            <w:left w:val="none" w:sz="0" w:space="0" w:color="auto"/>
            <w:bottom w:val="none" w:sz="0" w:space="0" w:color="auto"/>
            <w:right w:val="none" w:sz="0" w:space="0" w:color="auto"/>
          </w:divBdr>
        </w:div>
        <w:div w:id="2023314726">
          <w:marLeft w:val="0"/>
          <w:marRight w:val="0"/>
          <w:marTop w:val="0"/>
          <w:marBottom w:val="0"/>
          <w:divBdr>
            <w:top w:val="none" w:sz="0" w:space="0" w:color="auto"/>
            <w:left w:val="none" w:sz="0" w:space="0" w:color="auto"/>
            <w:bottom w:val="none" w:sz="0" w:space="0" w:color="auto"/>
            <w:right w:val="none" w:sz="0" w:space="0" w:color="auto"/>
          </w:divBdr>
        </w:div>
        <w:div w:id="2095474686">
          <w:marLeft w:val="0"/>
          <w:marRight w:val="0"/>
          <w:marTop w:val="0"/>
          <w:marBottom w:val="0"/>
          <w:divBdr>
            <w:top w:val="none" w:sz="0" w:space="0" w:color="auto"/>
            <w:left w:val="none" w:sz="0" w:space="0" w:color="auto"/>
            <w:bottom w:val="none" w:sz="0" w:space="0" w:color="auto"/>
            <w:right w:val="none" w:sz="0" w:space="0" w:color="auto"/>
          </w:divBdr>
        </w:div>
      </w:divsChild>
    </w:div>
    <w:div w:id="1725593305">
      <w:bodyDiv w:val="1"/>
      <w:marLeft w:val="0"/>
      <w:marRight w:val="0"/>
      <w:marTop w:val="0"/>
      <w:marBottom w:val="0"/>
      <w:divBdr>
        <w:top w:val="none" w:sz="0" w:space="0" w:color="auto"/>
        <w:left w:val="none" w:sz="0" w:space="0" w:color="auto"/>
        <w:bottom w:val="none" w:sz="0" w:space="0" w:color="auto"/>
        <w:right w:val="none" w:sz="0" w:space="0" w:color="auto"/>
      </w:divBdr>
      <w:divsChild>
        <w:div w:id="1109397564">
          <w:marLeft w:val="0"/>
          <w:marRight w:val="0"/>
          <w:marTop w:val="0"/>
          <w:marBottom w:val="0"/>
          <w:divBdr>
            <w:top w:val="none" w:sz="0" w:space="0" w:color="auto"/>
            <w:left w:val="none" w:sz="0" w:space="0" w:color="auto"/>
            <w:bottom w:val="none" w:sz="0" w:space="0" w:color="auto"/>
            <w:right w:val="none" w:sz="0" w:space="0" w:color="auto"/>
          </w:divBdr>
        </w:div>
        <w:div w:id="1353268011">
          <w:marLeft w:val="0"/>
          <w:marRight w:val="0"/>
          <w:marTop w:val="0"/>
          <w:marBottom w:val="0"/>
          <w:divBdr>
            <w:top w:val="none" w:sz="0" w:space="0" w:color="auto"/>
            <w:left w:val="none" w:sz="0" w:space="0" w:color="auto"/>
            <w:bottom w:val="none" w:sz="0" w:space="0" w:color="auto"/>
            <w:right w:val="none" w:sz="0" w:space="0" w:color="auto"/>
          </w:divBdr>
        </w:div>
        <w:div w:id="84345095">
          <w:marLeft w:val="0"/>
          <w:marRight w:val="0"/>
          <w:marTop w:val="0"/>
          <w:marBottom w:val="0"/>
          <w:divBdr>
            <w:top w:val="none" w:sz="0" w:space="0" w:color="auto"/>
            <w:left w:val="none" w:sz="0" w:space="0" w:color="auto"/>
            <w:bottom w:val="none" w:sz="0" w:space="0" w:color="auto"/>
            <w:right w:val="none" w:sz="0" w:space="0" w:color="auto"/>
          </w:divBdr>
        </w:div>
      </w:divsChild>
    </w:div>
    <w:div w:id="1793792016">
      <w:bodyDiv w:val="1"/>
      <w:marLeft w:val="0"/>
      <w:marRight w:val="0"/>
      <w:marTop w:val="0"/>
      <w:marBottom w:val="0"/>
      <w:divBdr>
        <w:top w:val="none" w:sz="0" w:space="0" w:color="auto"/>
        <w:left w:val="none" w:sz="0" w:space="0" w:color="auto"/>
        <w:bottom w:val="none" w:sz="0" w:space="0" w:color="auto"/>
        <w:right w:val="none" w:sz="0" w:space="0" w:color="auto"/>
      </w:divBdr>
      <w:divsChild>
        <w:div w:id="451632461">
          <w:marLeft w:val="0"/>
          <w:marRight w:val="0"/>
          <w:marTop w:val="0"/>
          <w:marBottom w:val="0"/>
          <w:divBdr>
            <w:top w:val="none" w:sz="0" w:space="0" w:color="auto"/>
            <w:left w:val="none" w:sz="0" w:space="0" w:color="auto"/>
            <w:bottom w:val="none" w:sz="0" w:space="0" w:color="auto"/>
            <w:right w:val="none" w:sz="0" w:space="0" w:color="auto"/>
          </w:divBdr>
          <w:divsChild>
            <w:div w:id="36396994">
              <w:marLeft w:val="0"/>
              <w:marRight w:val="0"/>
              <w:marTop w:val="0"/>
              <w:marBottom w:val="0"/>
              <w:divBdr>
                <w:top w:val="none" w:sz="0" w:space="0" w:color="auto"/>
                <w:left w:val="none" w:sz="0" w:space="0" w:color="auto"/>
                <w:bottom w:val="none" w:sz="0" w:space="0" w:color="auto"/>
                <w:right w:val="none" w:sz="0" w:space="0" w:color="auto"/>
              </w:divBdr>
            </w:div>
            <w:div w:id="71700044">
              <w:marLeft w:val="0"/>
              <w:marRight w:val="0"/>
              <w:marTop w:val="0"/>
              <w:marBottom w:val="0"/>
              <w:divBdr>
                <w:top w:val="none" w:sz="0" w:space="0" w:color="auto"/>
                <w:left w:val="none" w:sz="0" w:space="0" w:color="auto"/>
                <w:bottom w:val="none" w:sz="0" w:space="0" w:color="auto"/>
                <w:right w:val="none" w:sz="0" w:space="0" w:color="auto"/>
              </w:divBdr>
            </w:div>
            <w:div w:id="81267752">
              <w:marLeft w:val="0"/>
              <w:marRight w:val="0"/>
              <w:marTop w:val="0"/>
              <w:marBottom w:val="0"/>
              <w:divBdr>
                <w:top w:val="none" w:sz="0" w:space="0" w:color="auto"/>
                <w:left w:val="none" w:sz="0" w:space="0" w:color="auto"/>
                <w:bottom w:val="none" w:sz="0" w:space="0" w:color="auto"/>
                <w:right w:val="none" w:sz="0" w:space="0" w:color="auto"/>
              </w:divBdr>
            </w:div>
            <w:div w:id="302348156">
              <w:marLeft w:val="0"/>
              <w:marRight w:val="0"/>
              <w:marTop w:val="0"/>
              <w:marBottom w:val="0"/>
              <w:divBdr>
                <w:top w:val="none" w:sz="0" w:space="0" w:color="auto"/>
                <w:left w:val="none" w:sz="0" w:space="0" w:color="auto"/>
                <w:bottom w:val="none" w:sz="0" w:space="0" w:color="auto"/>
                <w:right w:val="none" w:sz="0" w:space="0" w:color="auto"/>
              </w:divBdr>
            </w:div>
            <w:div w:id="302394755">
              <w:marLeft w:val="0"/>
              <w:marRight w:val="0"/>
              <w:marTop w:val="0"/>
              <w:marBottom w:val="0"/>
              <w:divBdr>
                <w:top w:val="none" w:sz="0" w:space="0" w:color="auto"/>
                <w:left w:val="none" w:sz="0" w:space="0" w:color="auto"/>
                <w:bottom w:val="none" w:sz="0" w:space="0" w:color="auto"/>
                <w:right w:val="none" w:sz="0" w:space="0" w:color="auto"/>
              </w:divBdr>
            </w:div>
            <w:div w:id="450511301">
              <w:marLeft w:val="0"/>
              <w:marRight w:val="0"/>
              <w:marTop w:val="0"/>
              <w:marBottom w:val="0"/>
              <w:divBdr>
                <w:top w:val="none" w:sz="0" w:space="0" w:color="auto"/>
                <w:left w:val="none" w:sz="0" w:space="0" w:color="auto"/>
                <w:bottom w:val="none" w:sz="0" w:space="0" w:color="auto"/>
                <w:right w:val="none" w:sz="0" w:space="0" w:color="auto"/>
              </w:divBdr>
            </w:div>
            <w:div w:id="600914684">
              <w:marLeft w:val="0"/>
              <w:marRight w:val="0"/>
              <w:marTop w:val="0"/>
              <w:marBottom w:val="0"/>
              <w:divBdr>
                <w:top w:val="none" w:sz="0" w:space="0" w:color="auto"/>
                <w:left w:val="none" w:sz="0" w:space="0" w:color="auto"/>
                <w:bottom w:val="none" w:sz="0" w:space="0" w:color="auto"/>
                <w:right w:val="none" w:sz="0" w:space="0" w:color="auto"/>
              </w:divBdr>
            </w:div>
            <w:div w:id="646936367">
              <w:marLeft w:val="0"/>
              <w:marRight w:val="0"/>
              <w:marTop w:val="0"/>
              <w:marBottom w:val="0"/>
              <w:divBdr>
                <w:top w:val="none" w:sz="0" w:space="0" w:color="auto"/>
                <w:left w:val="none" w:sz="0" w:space="0" w:color="auto"/>
                <w:bottom w:val="none" w:sz="0" w:space="0" w:color="auto"/>
                <w:right w:val="none" w:sz="0" w:space="0" w:color="auto"/>
              </w:divBdr>
            </w:div>
            <w:div w:id="825516160">
              <w:marLeft w:val="0"/>
              <w:marRight w:val="0"/>
              <w:marTop w:val="0"/>
              <w:marBottom w:val="0"/>
              <w:divBdr>
                <w:top w:val="none" w:sz="0" w:space="0" w:color="auto"/>
                <w:left w:val="none" w:sz="0" w:space="0" w:color="auto"/>
                <w:bottom w:val="none" w:sz="0" w:space="0" w:color="auto"/>
                <w:right w:val="none" w:sz="0" w:space="0" w:color="auto"/>
              </w:divBdr>
            </w:div>
            <w:div w:id="858736846">
              <w:marLeft w:val="0"/>
              <w:marRight w:val="0"/>
              <w:marTop w:val="0"/>
              <w:marBottom w:val="0"/>
              <w:divBdr>
                <w:top w:val="none" w:sz="0" w:space="0" w:color="auto"/>
                <w:left w:val="none" w:sz="0" w:space="0" w:color="auto"/>
                <w:bottom w:val="none" w:sz="0" w:space="0" w:color="auto"/>
                <w:right w:val="none" w:sz="0" w:space="0" w:color="auto"/>
              </w:divBdr>
            </w:div>
            <w:div w:id="1030031802">
              <w:marLeft w:val="0"/>
              <w:marRight w:val="0"/>
              <w:marTop w:val="0"/>
              <w:marBottom w:val="0"/>
              <w:divBdr>
                <w:top w:val="none" w:sz="0" w:space="0" w:color="auto"/>
                <w:left w:val="none" w:sz="0" w:space="0" w:color="auto"/>
                <w:bottom w:val="none" w:sz="0" w:space="0" w:color="auto"/>
                <w:right w:val="none" w:sz="0" w:space="0" w:color="auto"/>
              </w:divBdr>
            </w:div>
            <w:div w:id="1048602259">
              <w:marLeft w:val="0"/>
              <w:marRight w:val="0"/>
              <w:marTop w:val="0"/>
              <w:marBottom w:val="0"/>
              <w:divBdr>
                <w:top w:val="none" w:sz="0" w:space="0" w:color="auto"/>
                <w:left w:val="none" w:sz="0" w:space="0" w:color="auto"/>
                <w:bottom w:val="none" w:sz="0" w:space="0" w:color="auto"/>
                <w:right w:val="none" w:sz="0" w:space="0" w:color="auto"/>
              </w:divBdr>
            </w:div>
            <w:div w:id="1091898592">
              <w:marLeft w:val="0"/>
              <w:marRight w:val="0"/>
              <w:marTop w:val="0"/>
              <w:marBottom w:val="0"/>
              <w:divBdr>
                <w:top w:val="none" w:sz="0" w:space="0" w:color="auto"/>
                <w:left w:val="none" w:sz="0" w:space="0" w:color="auto"/>
                <w:bottom w:val="none" w:sz="0" w:space="0" w:color="auto"/>
                <w:right w:val="none" w:sz="0" w:space="0" w:color="auto"/>
              </w:divBdr>
            </w:div>
            <w:div w:id="1156339604">
              <w:marLeft w:val="0"/>
              <w:marRight w:val="0"/>
              <w:marTop w:val="0"/>
              <w:marBottom w:val="0"/>
              <w:divBdr>
                <w:top w:val="none" w:sz="0" w:space="0" w:color="auto"/>
                <w:left w:val="none" w:sz="0" w:space="0" w:color="auto"/>
                <w:bottom w:val="none" w:sz="0" w:space="0" w:color="auto"/>
                <w:right w:val="none" w:sz="0" w:space="0" w:color="auto"/>
              </w:divBdr>
            </w:div>
            <w:div w:id="1261914796">
              <w:marLeft w:val="0"/>
              <w:marRight w:val="0"/>
              <w:marTop w:val="0"/>
              <w:marBottom w:val="0"/>
              <w:divBdr>
                <w:top w:val="none" w:sz="0" w:space="0" w:color="auto"/>
                <w:left w:val="none" w:sz="0" w:space="0" w:color="auto"/>
                <w:bottom w:val="none" w:sz="0" w:space="0" w:color="auto"/>
                <w:right w:val="none" w:sz="0" w:space="0" w:color="auto"/>
              </w:divBdr>
            </w:div>
            <w:div w:id="1325664952">
              <w:marLeft w:val="0"/>
              <w:marRight w:val="0"/>
              <w:marTop w:val="0"/>
              <w:marBottom w:val="0"/>
              <w:divBdr>
                <w:top w:val="none" w:sz="0" w:space="0" w:color="auto"/>
                <w:left w:val="none" w:sz="0" w:space="0" w:color="auto"/>
                <w:bottom w:val="none" w:sz="0" w:space="0" w:color="auto"/>
                <w:right w:val="none" w:sz="0" w:space="0" w:color="auto"/>
              </w:divBdr>
            </w:div>
            <w:div w:id="1390763212">
              <w:marLeft w:val="0"/>
              <w:marRight w:val="0"/>
              <w:marTop w:val="0"/>
              <w:marBottom w:val="0"/>
              <w:divBdr>
                <w:top w:val="none" w:sz="0" w:space="0" w:color="auto"/>
                <w:left w:val="none" w:sz="0" w:space="0" w:color="auto"/>
                <w:bottom w:val="none" w:sz="0" w:space="0" w:color="auto"/>
                <w:right w:val="none" w:sz="0" w:space="0" w:color="auto"/>
              </w:divBdr>
            </w:div>
            <w:div w:id="1391658638">
              <w:marLeft w:val="0"/>
              <w:marRight w:val="0"/>
              <w:marTop w:val="0"/>
              <w:marBottom w:val="0"/>
              <w:divBdr>
                <w:top w:val="none" w:sz="0" w:space="0" w:color="auto"/>
                <w:left w:val="none" w:sz="0" w:space="0" w:color="auto"/>
                <w:bottom w:val="none" w:sz="0" w:space="0" w:color="auto"/>
                <w:right w:val="none" w:sz="0" w:space="0" w:color="auto"/>
              </w:divBdr>
            </w:div>
            <w:div w:id="1569925897">
              <w:marLeft w:val="0"/>
              <w:marRight w:val="0"/>
              <w:marTop w:val="0"/>
              <w:marBottom w:val="0"/>
              <w:divBdr>
                <w:top w:val="none" w:sz="0" w:space="0" w:color="auto"/>
                <w:left w:val="none" w:sz="0" w:space="0" w:color="auto"/>
                <w:bottom w:val="none" w:sz="0" w:space="0" w:color="auto"/>
                <w:right w:val="none" w:sz="0" w:space="0" w:color="auto"/>
              </w:divBdr>
            </w:div>
            <w:div w:id="1594123412">
              <w:marLeft w:val="0"/>
              <w:marRight w:val="0"/>
              <w:marTop w:val="0"/>
              <w:marBottom w:val="0"/>
              <w:divBdr>
                <w:top w:val="none" w:sz="0" w:space="0" w:color="auto"/>
                <w:left w:val="none" w:sz="0" w:space="0" w:color="auto"/>
                <w:bottom w:val="none" w:sz="0" w:space="0" w:color="auto"/>
                <w:right w:val="none" w:sz="0" w:space="0" w:color="auto"/>
              </w:divBdr>
            </w:div>
            <w:div w:id="1623464948">
              <w:marLeft w:val="0"/>
              <w:marRight w:val="0"/>
              <w:marTop w:val="0"/>
              <w:marBottom w:val="0"/>
              <w:divBdr>
                <w:top w:val="none" w:sz="0" w:space="0" w:color="auto"/>
                <w:left w:val="none" w:sz="0" w:space="0" w:color="auto"/>
                <w:bottom w:val="none" w:sz="0" w:space="0" w:color="auto"/>
                <w:right w:val="none" w:sz="0" w:space="0" w:color="auto"/>
              </w:divBdr>
            </w:div>
            <w:div w:id="1750035270">
              <w:marLeft w:val="0"/>
              <w:marRight w:val="0"/>
              <w:marTop w:val="0"/>
              <w:marBottom w:val="0"/>
              <w:divBdr>
                <w:top w:val="none" w:sz="0" w:space="0" w:color="auto"/>
                <w:left w:val="none" w:sz="0" w:space="0" w:color="auto"/>
                <w:bottom w:val="none" w:sz="0" w:space="0" w:color="auto"/>
                <w:right w:val="none" w:sz="0" w:space="0" w:color="auto"/>
              </w:divBdr>
            </w:div>
            <w:div w:id="1889874150">
              <w:marLeft w:val="0"/>
              <w:marRight w:val="0"/>
              <w:marTop w:val="0"/>
              <w:marBottom w:val="0"/>
              <w:divBdr>
                <w:top w:val="none" w:sz="0" w:space="0" w:color="auto"/>
                <w:left w:val="none" w:sz="0" w:space="0" w:color="auto"/>
                <w:bottom w:val="none" w:sz="0" w:space="0" w:color="auto"/>
                <w:right w:val="none" w:sz="0" w:space="0" w:color="auto"/>
              </w:divBdr>
            </w:div>
            <w:div w:id="1927305873">
              <w:marLeft w:val="0"/>
              <w:marRight w:val="0"/>
              <w:marTop w:val="0"/>
              <w:marBottom w:val="0"/>
              <w:divBdr>
                <w:top w:val="none" w:sz="0" w:space="0" w:color="auto"/>
                <w:left w:val="none" w:sz="0" w:space="0" w:color="auto"/>
                <w:bottom w:val="none" w:sz="0" w:space="0" w:color="auto"/>
                <w:right w:val="none" w:sz="0" w:space="0" w:color="auto"/>
              </w:divBdr>
            </w:div>
            <w:div w:id="2013797304">
              <w:marLeft w:val="0"/>
              <w:marRight w:val="0"/>
              <w:marTop w:val="0"/>
              <w:marBottom w:val="0"/>
              <w:divBdr>
                <w:top w:val="none" w:sz="0" w:space="0" w:color="auto"/>
                <w:left w:val="none" w:sz="0" w:space="0" w:color="auto"/>
                <w:bottom w:val="none" w:sz="0" w:space="0" w:color="auto"/>
                <w:right w:val="none" w:sz="0" w:space="0" w:color="auto"/>
              </w:divBdr>
            </w:div>
            <w:div w:id="2113549804">
              <w:marLeft w:val="0"/>
              <w:marRight w:val="0"/>
              <w:marTop w:val="0"/>
              <w:marBottom w:val="0"/>
              <w:divBdr>
                <w:top w:val="none" w:sz="0" w:space="0" w:color="auto"/>
                <w:left w:val="none" w:sz="0" w:space="0" w:color="auto"/>
                <w:bottom w:val="none" w:sz="0" w:space="0" w:color="auto"/>
                <w:right w:val="none" w:sz="0" w:space="0" w:color="auto"/>
              </w:divBdr>
            </w:div>
            <w:div w:id="21296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8608">
      <w:bodyDiv w:val="1"/>
      <w:marLeft w:val="0"/>
      <w:marRight w:val="0"/>
      <w:marTop w:val="0"/>
      <w:marBottom w:val="0"/>
      <w:divBdr>
        <w:top w:val="none" w:sz="0" w:space="0" w:color="auto"/>
        <w:left w:val="none" w:sz="0" w:space="0" w:color="auto"/>
        <w:bottom w:val="none" w:sz="0" w:space="0" w:color="auto"/>
        <w:right w:val="none" w:sz="0" w:space="0" w:color="auto"/>
      </w:divBdr>
    </w:div>
    <w:div w:id="1842236165">
      <w:bodyDiv w:val="1"/>
      <w:marLeft w:val="0"/>
      <w:marRight w:val="0"/>
      <w:marTop w:val="0"/>
      <w:marBottom w:val="0"/>
      <w:divBdr>
        <w:top w:val="none" w:sz="0" w:space="0" w:color="auto"/>
        <w:left w:val="none" w:sz="0" w:space="0" w:color="auto"/>
        <w:bottom w:val="none" w:sz="0" w:space="0" w:color="auto"/>
        <w:right w:val="none" w:sz="0" w:space="0" w:color="auto"/>
      </w:divBdr>
    </w:div>
    <w:div w:id="1873029576">
      <w:bodyDiv w:val="1"/>
      <w:marLeft w:val="0"/>
      <w:marRight w:val="0"/>
      <w:marTop w:val="0"/>
      <w:marBottom w:val="0"/>
      <w:divBdr>
        <w:top w:val="none" w:sz="0" w:space="0" w:color="auto"/>
        <w:left w:val="none" w:sz="0" w:space="0" w:color="auto"/>
        <w:bottom w:val="none" w:sz="0" w:space="0" w:color="auto"/>
        <w:right w:val="none" w:sz="0" w:space="0" w:color="auto"/>
      </w:divBdr>
      <w:divsChild>
        <w:div w:id="1538275695">
          <w:marLeft w:val="0"/>
          <w:marRight w:val="0"/>
          <w:marTop w:val="0"/>
          <w:marBottom w:val="0"/>
          <w:divBdr>
            <w:top w:val="none" w:sz="0" w:space="0" w:color="auto"/>
            <w:left w:val="none" w:sz="0" w:space="0" w:color="auto"/>
            <w:bottom w:val="none" w:sz="0" w:space="0" w:color="auto"/>
            <w:right w:val="none" w:sz="0" w:space="0" w:color="auto"/>
          </w:divBdr>
          <w:divsChild>
            <w:div w:id="14012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9149">
      <w:bodyDiv w:val="1"/>
      <w:marLeft w:val="0"/>
      <w:marRight w:val="0"/>
      <w:marTop w:val="0"/>
      <w:marBottom w:val="0"/>
      <w:divBdr>
        <w:top w:val="none" w:sz="0" w:space="0" w:color="auto"/>
        <w:left w:val="none" w:sz="0" w:space="0" w:color="auto"/>
        <w:bottom w:val="none" w:sz="0" w:space="0" w:color="auto"/>
        <w:right w:val="none" w:sz="0" w:space="0" w:color="auto"/>
      </w:divBdr>
    </w:div>
    <w:div w:id="1967925001">
      <w:bodyDiv w:val="1"/>
      <w:marLeft w:val="0"/>
      <w:marRight w:val="0"/>
      <w:marTop w:val="0"/>
      <w:marBottom w:val="0"/>
      <w:divBdr>
        <w:top w:val="none" w:sz="0" w:space="0" w:color="auto"/>
        <w:left w:val="none" w:sz="0" w:space="0" w:color="auto"/>
        <w:bottom w:val="none" w:sz="0" w:space="0" w:color="auto"/>
        <w:right w:val="none" w:sz="0" w:space="0" w:color="auto"/>
      </w:divBdr>
      <w:divsChild>
        <w:div w:id="267592015">
          <w:marLeft w:val="0"/>
          <w:marRight w:val="0"/>
          <w:marTop w:val="0"/>
          <w:marBottom w:val="0"/>
          <w:divBdr>
            <w:top w:val="none" w:sz="0" w:space="0" w:color="auto"/>
            <w:left w:val="none" w:sz="0" w:space="0" w:color="auto"/>
            <w:bottom w:val="none" w:sz="0" w:space="0" w:color="auto"/>
            <w:right w:val="none" w:sz="0" w:space="0" w:color="auto"/>
          </w:divBdr>
        </w:div>
        <w:div w:id="1746032779">
          <w:marLeft w:val="0"/>
          <w:marRight w:val="0"/>
          <w:marTop w:val="0"/>
          <w:marBottom w:val="0"/>
          <w:divBdr>
            <w:top w:val="none" w:sz="0" w:space="0" w:color="auto"/>
            <w:left w:val="none" w:sz="0" w:space="0" w:color="auto"/>
            <w:bottom w:val="none" w:sz="0" w:space="0" w:color="auto"/>
            <w:right w:val="none" w:sz="0" w:space="0" w:color="auto"/>
          </w:divBdr>
        </w:div>
        <w:div w:id="1761024958">
          <w:marLeft w:val="0"/>
          <w:marRight w:val="0"/>
          <w:marTop w:val="0"/>
          <w:marBottom w:val="0"/>
          <w:divBdr>
            <w:top w:val="none" w:sz="0" w:space="0" w:color="auto"/>
            <w:left w:val="none" w:sz="0" w:space="0" w:color="auto"/>
            <w:bottom w:val="none" w:sz="0" w:space="0" w:color="auto"/>
            <w:right w:val="none" w:sz="0" w:space="0" w:color="auto"/>
          </w:divBdr>
        </w:div>
        <w:div w:id="1763523568">
          <w:marLeft w:val="0"/>
          <w:marRight w:val="0"/>
          <w:marTop w:val="0"/>
          <w:marBottom w:val="0"/>
          <w:divBdr>
            <w:top w:val="none" w:sz="0" w:space="0" w:color="auto"/>
            <w:left w:val="none" w:sz="0" w:space="0" w:color="auto"/>
            <w:bottom w:val="none" w:sz="0" w:space="0" w:color="auto"/>
            <w:right w:val="none" w:sz="0" w:space="0" w:color="auto"/>
          </w:divBdr>
        </w:div>
        <w:div w:id="1878741050">
          <w:marLeft w:val="0"/>
          <w:marRight w:val="0"/>
          <w:marTop w:val="0"/>
          <w:marBottom w:val="0"/>
          <w:divBdr>
            <w:top w:val="none" w:sz="0" w:space="0" w:color="auto"/>
            <w:left w:val="none" w:sz="0" w:space="0" w:color="auto"/>
            <w:bottom w:val="none" w:sz="0" w:space="0" w:color="auto"/>
            <w:right w:val="none" w:sz="0" w:space="0" w:color="auto"/>
          </w:divBdr>
        </w:div>
      </w:divsChild>
    </w:div>
    <w:div w:id="1981302447">
      <w:bodyDiv w:val="1"/>
      <w:marLeft w:val="0"/>
      <w:marRight w:val="0"/>
      <w:marTop w:val="0"/>
      <w:marBottom w:val="0"/>
      <w:divBdr>
        <w:top w:val="none" w:sz="0" w:space="0" w:color="auto"/>
        <w:left w:val="none" w:sz="0" w:space="0" w:color="auto"/>
        <w:bottom w:val="none" w:sz="0" w:space="0" w:color="auto"/>
        <w:right w:val="none" w:sz="0" w:space="0" w:color="auto"/>
      </w:divBdr>
      <w:divsChild>
        <w:div w:id="1808550897">
          <w:marLeft w:val="0"/>
          <w:marRight w:val="0"/>
          <w:marTop w:val="0"/>
          <w:marBottom w:val="0"/>
          <w:divBdr>
            <w:top w:val="none" w:sz="0" w:space="0" w:color="auto"/>
            <w:left w:val="none" w:sz="0" w:space="0" w:color="auto"/>
            <w:bottom w:val="none" w:sz="0" w:space="0" w:color="auto"/>
            <w:right w:val="none" w:sz="0" w:space="0" w:color="auto"/>
          </w:divBdr>
          <w:divsChild>
            <w:div w:id="6909853">
              <w:marLeft w:val="0"/>
              <w:marRight w:val="0"/>
              <w:marTop w:val="0"/>
              <w:marBottom w:val="0"/>
              <w:divBdr>
                <w:top w:val="none" w:sz="0" w:space="0" w:color="auto"/>
                <w:left w:val="none" w:sz="0" w:space="0" w:color="auto"/>
                <w:bottom w:val="none" w:sz="0" w:space="0" w:color="auto"/>
                <w:right w:val="none" w:sz="0" w:space="0" w:color="auto"/>
              </w:divBdr>
            </w:div>
            <w:div w:id="66266461">
              <w:marLeft w:val="0"/>
              <w:marRight w:val="0"/>
              <w:marTop w:val="0"/>
              <w:marBottom w:val="0"/>
              <w:divBdr>
                <w:top w:val="none" w:sz="0" w:space="0" w:color="auto"/>
                <w:left w:val="none" w:sz="0" w:space="0" w:color="auto"/>
                <w:bottom w:val="none" w:sz="0" w:space="0" w:color="auto"/>
                <w:right w:val="none" w:sz="0" w:space="0" w:color="auto"/>
              </w:divBdr>
            </w:div>
            <w:div w:id="167451405">
              <w:marLeft w:val="0"/>
              <w:marRight w:val="0"/>
              <w:marTop w:val="0"/>
              <w:marBottom w:val="0"/>
              <w:divBdr>
                <w:top w:val="none" w:sz="0" w:space="0" w:color="auto"/>
                <w:left w:val="none" w:sz="0" w:space="0" w:color="auto"/>
                <w:bottom w:val="none" w:sz="0" w:space="0" w:color="auto"/>
                <w:right w:val="none" w:sz="0" w:space="0" w:color="auto"/>
              </w:divBdr>
            </w:div>
            <w:div w:id="171914604">
              <w:marLeft w:val="0"/>
              <w:marRight w:val="0"/>
              <w:marTop w:val="0"/>
              <w:marBottom w:val="0"/>
              <w:divBdr>
                <w:top w:val="none" w:sz="0" w:space="0" w:color="auto"/>
                <w:left w:val="none" w:sz="0" w:space="0" w:color="auto"/>
                <w:bottom w:val="none" w:sz="0" w:space="0" w:color="auto"/>
                <w:right w:val="none" w:sz="0" w:space="0" w:color="auto"/>
              </w:divBdr>
            </w:div>
            <w:div w:id="226646135">
              <w:marLeft w:val="0"/>
              <w:marRight w:val="0"/>
              <w:marTop w:val="0"/>
              <w:marBottom w:val="0"/>
              <w:divBdr>
                <w:top w:val="none" w:sz="0" w:space="0" w:color="auto"/>
                <w:left w:val="none" w:sz="0" w:space="0" w:color="auto"/>
                <w:bottom w:val="none" w:sz="0" w:space="0" w:color="auto"/>
                <w:right w:val="none" w:sz="0" w:space="0" w:color="auto"/>
              </w:divBdr>
            </w:div>
            <w:div w:id="322008736">
              <w:marLeft w:val="0"/>
              <w:marRight w:val="0"/>
              <w:marTop w:val="0"/>
              <w:marBottom w:val="0"/>
              <w:divBdr>
                <w:top w:val="none" w:sz="0" w:space="0" w:color="auto"/>
                <w:left w:val="none" w:sz="0" w:space="0" w:color="auto"/>
                <w:bottom w:val="none" w:sz="0" w:space="0" w:color="auto"/>
                <w:right w:val="none" w:sz="0" w:space="0" w:color="auto"/>
              </w:divBdr>
            </w:div>
            <w:div w:id="335429238">
              <w:marLeft w:val="0"/>
              <w:marRight w:val="0"/>
              <w:marTop w:val="0"/>
              <w:marBottom w:val="0"/>
              <w:divBdr>
                <w:top w:val="none" w:sz="0" w:space="0" w:color="auto"/>
                <w:left w:val="none" w:sz="0" w:space="0" w:color="auto"/>
                <w:bottom w:val="none" w:sz="0" w:space="0" w:color="auto"/>
                <w:right w:val="none" w:sz="0" w:space="0" w:color="auto"/>
              </w:divBdr>
            </w:div>
            <w:div w:id="378551234">
              <w:marLeft w:val="0"/>
              <w:marRight w:val="0"/>
              <w:marTop w:val="0"/>
              <w:marBottom w:val="0"/>
              <w:divBdr>
                <w:top w:val="none" w:sz="0" w:space="0" w:color="auto"/>
                <w:left w:val="none" w:sz="0" w:space="0" w:color="auto"/>
                <w:bottom w:val="none" w:sz="0" w:space="0" w:color="auto"/>
                <w:right w:val="none" w:sz="0" w:space="0" w:color="auto"/>
              </w:divBdr>
            </w:div>
            <w:div w:id="720712342">
              <w:marLeft w:val="0"/>
              <w:marRight w:val="0"/>
              <w:marTop w:val="0"/>
              <w:marBottom w:val="0"/>
              <w:divBdr>
                <w:top w:val="none" w:sz="0" w:space="0" w:color="auto"/>
                <w:left w:val="none" w:sz="0" w:space="0" w:color="auto"/>
                <w:bottom w:val="none" w:sz="0" w:space="0" w:color="auto"/>
                <w:right w:val="none" w:sz="0" w:space="0" w:color="auto"/>
              </w:divBdr>
            </w:div>
            <w:div w:id="848907554">
              <w:marLeft w:val="0"/>
              <w:marRight w:val="0"/>
              <w:marTop w:val="0"/>
              <w:marBottom w:val="0"/>
              <w:divBdr>
                <w:top w:val="none" w:sz="0" w:space="0" w:color="auto"/>
                <w:left w:val="none" w:sz="0" w:space="0" w:color="auto"/>
                <w:bottom w:val="none" w:sz="0" w:space="0" w:color="auto"/>
                <w:right w:val="none" w:sz="0" w:space="0" w:color="auto"/>
              </w:divBdr>
            </w:div>
            <w:div w:id="964772824">
              <w:marLeft w:val="0"/>
              <w:marRight w:val="0"/>
              <w:marTop w:val="0"/>
              <w:marBottom w:val="0"/>
              <w:divBdr>
                <w:top w:val="none" w:sz="0" w:space="0" w:color="auto"/>
                <w:left w:val="none" w:sz="0" w:space="0" w:color="auto"/>
                <w:bottom w:val="none" w:sz="0" w:space="0" w:color="auto"/>
                <w:right w:val="none" w:sz="0" w:space="0" w:color="auto"/>
              </w:divBdr>
            </w:div>
            <w:div w:id="982395959">
              <w:marLeft w:val="0"/>
              <w:marRight w:val="0"/>
              <w:marTop w:val="0"/>
              <w:marBottom w:val="0"/>
              <w:divBdr>
                <w:top w:val="none" w:sz="0" w:space="0" w:color="auto"/>
                <w:left w:val="none" w:sz="0" w:space="0" w:color="auto"/>
                <w:bottom w:val="none" w:sz="0" w:space="0" w:color="auto"/>
                <w:right w:val="none" w:sz="0" w:space="0" w:color="auto"/>
              </w:divBdr>
            </w:div>
            <w:div w:id="1021591730">
              <w:marLeft w:val="0"/>
              <w:marRight w:val="0"/>
              <w:marTop w:val="0"/>
              <w:marBottom w:val="0"/>
              <w:divBdr>
                <w:top w:val="none" w:sz="0" w:space="0" w:color="auto"/>
                <w:left w:val="none" w:sz="0" w:space="0" w:color="auto"/>
                <w:bottom w:val="none" w:sz="0" w:space="0" w:color="auto"/>
                <w:right w:val="none" w:sz="0" w:space="0" w:color="auto"/>
              </w:divBdr>
            </w:div>
            <w:div w:id="1157114127">
              <w:marLeft w:val="0"/>
              <w:marRight w:val="0"/>
              <w:marTop w:val="0"/>
              <w:marBottom w:val="0"/>
              <w:divBdr>
                <w:top w:val="none" w:sz="0" w:space="0" w:color="auto"/>
                <w:left w:val="none" w:sz="0" w:space="0" w:color="auto"/>
                <w:bottom w:val="none" w:sz="0" w:space="0" w:color="auto"/>
                <w:right w:val="none" w:sz="0" w:space="0" w:color="auto"/>
              </w:divBdr>
            </w:div>
            <w:div w:id="1160467321">
              <w:marLeft w:val="0"/>
              <w:marRight w:val="0"/>
              <w:marTop w:val="0"/>
              <w:marBottom w:val="0"/>
              <w:divBdr>
                <w:top w:val="none" w:sz="0" w:space="0" w:color="auto"/>
                <w:left w:val="none" w:sz="0" w:space="0" w:color="auto"/>
                <w:bottom w:val="none" w:sz="0" w:space="0" w:color="auto"/>
                <w:right w:val="none" w:sz="0" w:space="0" w:color="auto"/>
              </w:divBdr>
            </w:div>
            <w:div w:id="1226143118">
              <w:marLeft w:val="0"/>
              <w:marRight w:val="0"/>
              <w:marTop w:val="0"/>
              <w:marBottom w:val="0"/>
              <w:divBdr>
                <w:top w:val="none" w:sz="0" w:space="0" w:color="auto"/>
                <w:left w:val="none" w:sz="0" w:space="0" w:color="auto"/>
                <w:bottom w:val="none" w:sz="0" w:space="0" w:color="auto"/>
                <w:right w:val="none" w:sz="0" w:space="0" w:color="auto"/>
              </w:divBdr>
            </w:div>
            <w:div w:id="1249844136">
              <w:marLeft w:val="0"/>
              <w:marRight w:val="0"/>
              <w:marTop w:val="0"/>
              <w:marBottom w:val="0"/>
              <w:divBdr>
                <w:top w:val="none" w:sz="0" w:space="0" w:color="auto"/>
                <w:left w:val="none" w:sz="0" w:space="0" w:color="auto"/>
                <w:bottom w:val="none" w:sz="0" w:space="0" w:color="auto"/>
                <w:right w:val="none" w:sz="0" w:space="0" w:color="auto"/>
              </w:divBdr>
            </w:div>
            <w:div w:id="1297953525">
              <w:marLeft w:val="0"/>
              <w:marRight w:val="0"/>
              <w:marTop w:val="0"/>
              <w:marBottom w:val="0"/>
              <w:divBdr>
                <w:top w:val="none" w:sz="0" w:space="0" w:color="auto"/>
                <w:left w:val="none" w:sz="0" w:space="0" w:color="auto"/>
                <w:bottom w:val="none" w:sz="0" w:space="0" w:color="auto"/>
                <w:right w:val="none" w:sz="0" w:space="0" w:color="auto"/>
              </w:divBdr>
            </w:div>
            <w:div w:id="1380276237">
              <w:marLeft w:val="0"/>
              <w:marRight w:val="0"/>
              <w:marTop w:val="0"/>
              <w:marBottom w:val="0"/>
              <w:divBdr>
                <w:top w:val="none" w:sz="0" w:space="0" w:color="auto"/>
                <w:left w:val="none" w:sz="0" w:space="0" w:color="auto"/>
                <w:bottom w:val="none" w:sz="0" w:space="0" w:color="auto"/>
                <w:right w:val="none" w:sz="0" w:space="0" w:color="auto"/>
              </w:divBdr>
            </w:div>
            <w:div w:id="1422483127">
              <w:marLeft w:val="0"/>
              <w:marRight w:val="0"/>
              <w:marTop w:val="0"/>
              <w:marBottom w:val="0"/>
              <w:divBdr>
                <w:top w:val="none" w:sz="0" w:space="0" w:color="auto"/>
                <w:left w:val="none" w:sz="0" w:space="0" w:color="auto"/>
                <w:bottom w:val="none" w:sz="0" w:space="0" w:color="auto"/>
                <w:right w:val="none" w:sz="0" w:space="0" w:color="auto"/>
              </w:divBdr>
            </w:div>
            <w:div w:id="1440641668">
              <w:marLeft w:val="0"/>
              <w:marRight w:val="0"/>
              <w:marTop w:val="0"/>
              <w:marBottom w:val="0"/>
              <w:divBdr>
                <w:top w:val="none" w:sz="0" w:space="0" w:color="auto"/>
                <w:left w:val="none" w:sz="0" w:space="0" w:color="auto"/>
                <w:bottom w:val="none" w:sz="0" w:space="0" w:color="auto"/>
                <w:right w:val="none" w:sz="0" w:space="0" w:color="auto"/>
              </w:divBdr>
            </w:div>
            <w:div w:id="1646666214">
              <w:marLeft w:val="0"/>
              <w:marRight w:val="0"/>
              <w:marTop w:val="0"/>
              <w:marBottom w:val="0"/>
              <w:divBdr>
                <w:top w:val="none" w:sz="0" w:space="0" w:color="auto"/>
                <w:left w:val="none" w:sz="0" w:space="0" w:color="auto"/>
                <w:bottom w:val="none" w:sz="0" w:space="0" w:color="auto"/>
                <w:right w:val="none" w:sz="0" w:space="0" w:color="auto"/>
              </w:divBdr>
            </w:div>
            <w:div w:id="1843231250">
              <w:marLeft w:val="0"/>
              <w:marRight w:val="0"/>
              <w:marTop w:val="0"/>
              <w:marBottom w:val="0"/>
              <w:divBdr>
                <w:top w:val="none" w:sz="0" w:space="0" w:color="auto"/>
                <w:left w:val="none" w:sz="0" w:space="0" w:color="auto"/>
                <w:bottom w:val="none" w:sz="0" w:space="0" w:color="auto"/>
                <w:right w:val="none" w:sz="0" w:space="0" w:color="auto"/>
              </w:divBdr>
            </w:div>
            <w:div w:id="1904220905">
              <w:marLeft w:val="0"/>
              <w:marRight w:val="0"/>
              <w:marTop w:val="0"/>
              <w:marBottom w:val="0"/>
              <w:divBdr>
                <w:top w:val="none" w:sz="0" w:space="0" w:color="auto"/>
                <w:left w:val="none" w:sz="0" w:space="0" w:color="auto"/>
                <w:bottom w:val="none" w:sz="0" w:space="0" w:color="auto"/>
                <w:right w:val="none" w:sz="0" w:space="0" w:color="auto"/>
              </w:divBdr>
            </w:div>
            <w:div w:id="1931769883">
              <w:marLeft w:val="0"/>
              <w:marRight w:val="0"/>
              <w:marTop w:val="0"/>
              <w:marBottom w:val="0"/>
              <w:divBdr>
                <w:top w:val="none" w:sz="0" w:space="0" w:color="auto"/>
                <w:left w:val="none" w:sz="0" w:space="0" w:color="auto"/>
                <w:bottom w:val="none" w:sz="0" w:space="0" w:color="auto"/>
                <w:right w:val="none" w:sz="0" w:space="0" w:color="auto"/>
              </w:divBdr>
            </w:div>
            <w:div w:id="1950813762">
              <w:marLeft w:val="0"/>
              <w:marRight w:val="0"/>
              <w:marTop w:val="0"/>
              <w:marBottom w:val="0"/>
              <w:divBdr>
                <w:top w:val="none" w:sz="0" w:space="0" w:color="auto"/>
                <w:left w:val="none" w:sz="0" w:space="0" w:color="auto"/>
                <w:bottom w:val="none" w:sz="0" w:space="0" w:color="auto"/>
                <w:right w:val="none" w:sz="0" w:space="0" w:color="auto"/>
              </w:divBdr>
            </w:div>
            <w:div w:id="21174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16859">
      <w:bodyDiv w:val="1"/>
      <w:marLeft w:val="0"/>
      <w:marRight w:val="0"/>
      <w:marTop w:val="0"/>
      <w:marBottom w:val="0"/>
      <w:divBdr>
        <w:top w:val="none" w:sz="0" w:space="0" w:color="auto"/>
        <w:left w:val="none" w:sz="0" w:space="0" w:color="auto"/>
        <w:bottom w:val="none" w:sz="0" w:space="0" w:color="auto"/>
        <w:right w:val="none" w:sz="0" w:space="0" w:color="auto"/>
      </w:divBdr>
    </w:div>
    <w:div w:id="2009476775">
      <w:bodyDiv w:val="1"/>
      <w:marLeft w:val="0"/>
      <w:marRight w:val="0"/>
      <w:marTop w:val="0"/>
      <w:marBottom w:val="0"/>
      <w:divBdr>
        <w:top w:val="none" w:sz="0" w:space="0" w:color="auto"/>
        <w:left w:val="none" w:sz="0" w:space="0" w:color="auto"/>
        <w:bottom w:val="none" w:sz="0" w:space="0" w:color="auto"/>
        <w:right w:val="none" w:sz="0" w:space="0" w:color="auto"/>
      </w:divBdr>
    </w:div>
    <w:div w:id="2077825110">
      <w:bodyDiv w:val="1"/>
      <w:marLeft w:val="0"/>
      <w:marRight w:val="0"/>
      <w:marTop w:val="0"/>
      <w:marBottom w:val="0"/>
      <w:divBdr>
        <w:top w:val="none" w:sz="0" w:space="0" w:color="auto"/>
        <w:left w:val="none" w:sz="0" w:space="0" w:color="auto"/>
        <w:bottom w:val="none" w:sz="0" w:space="0" w:color="auto"/>
        <w:right w:val="none" w:sz="0" w:space="0" w:color="auto"/>
      </w:divBdr>
      <w:divsChild>
        <w:div w:id="768812898">
          <w:marLeft w:val="0"/>
          <w:marRight w:val="0"/>
          <w:marTop w:val="0"/>
          <w:marBottom w:val="0"/>
          <w:divBdr>
            <w:top w:val="none" w:sz="0" w:space="0" w:color="auto"/>
            <w:left w:val="none" w:sz="0" w:space="0" w:color="auto"/>
            <w:bottom w:val="none" w:sz="0" w:space="0" w:color="auto"/>
            <w:right w:val="none" w:sz="0" w:space="0" w:color="auto"/>
          </w:divBdr>
          <w:divsChild>
            <w:div w:id="14502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27633">
      <w:bodyDiv w:val="1"/>
      <w:marLeft w:val="0"/>
      <w:marRight w:val="0"/>
      <w:marTop w:val="0"/>
      <w:marBottom w:val="0"/>
      <w:divBdr>
        <w:top w:val="none" w:sz="0" w:space="0" w:color="auto"/>
        <w:left w:val="none" w:sz="0" w:space="0" w:color="auto"/>
        <w:bottom w:val="none" w:sz="0" w:space="0" w:color="auto"/>
        <w:right w:val="none" w:sz="0" w:space="0" w:color="auto"/>
      </w:divBdr>
      <w:divsChild>
        <w:div w:id="883174279">
          <w:marLeft w:val="0"/>
          <w:marRight w:val="0"/>
          <w:marTop w:val="0"/>
          <w:marBottom w:val="0"/>
          <w:divBdr>
            <w:top w:val="none" w:sz="0" w:space="0" w:color="auto"/>
            <w:left w:val="none" w:sz="0" w:space="0" w:color="auto"/>
            <w:bottom w:val="none" w:sz="0" w:space="0" w:color="auto"/>
            <w:right w:val="none" w:sz="0" w:space="0" w:color="auto"/>
          </w:divBdr>
        </w:div>
      </w:divsChild>
    </w:div>
    <w:div w:id="2125423167">
      <w:bodyDiv w:val="1"/>
      <w:marLeft w:val="0"/>
      <w:marRight w:val="0"/>
      <w:marTop w:val="0"/>
      <w:marBottom w:val="0"/>
      <w:divBdr>
        <w:top w:val="none" w:sz="0" w:space="0" w:color="auto"/>
        <w:left w:val="none" w:sz="0" w:space="0" w:color="auto"/>
        <w:bottom w:val="none" w:sz="0" w:space="0" w:color="auto"/>
        <w:right w:val="none" w:sz="0" w:space="0" w:color="auto"/>
      </w:divBdr>
      <w:divsChild>
        <w:div w:id="51317301">
          <w:marLeft w:val="0"/>
          <w:marRight w:val="0"/>
          <w:marTop w:val="0"/>
          <w:marBottom w:val="0"/>
          <w:divBdr>
            <w:top w:val="none" w:sz="0" w:space="0" w:color="auto"/>
            <w:left w:val="none" w:sz="0" w:space="0" w:color="auto"/>
            <w:bottom w:val="none" w:sz="0" w:space="0" w:color="auto"/>
            <w:right w:val="none" w:sz="0" w:space="0" w:color="auto"/>
          </w:divBdr>
        </w:div>
        <w:div w:id="375813810">
          <w:marLeft w:val="0"/>
          <w:marRight w:val="0"/>
          <w:marTop w:val="0"/>
          <w:marBottom w:val="0"/>
          <w:divBdr>
            <w:top w:val="none" w:sz="0" w:space="0" w:color="auto"/>
            <w:left w:val="none" w:sz="0" w:space="0" w:color="auto"/>
            <w:bottom w:val="none" w:sz="0" w:space="0" w:color="auto"/>
            <w:right w:val="none" w:sz="0" w:space="0" w:color="auto"/>
          </w:divBdr>
        </w:div>
        <w:div w:id="653528516">
          <w:marLeft w:val="0"/>
          <w:marRight w:val="0"/>
          <w:marTop w:val="0"/>
          <w:marBottom w:val="0"/>
          <w:divBdr>
            <w:top w:val="none" w:sz="0" w:space="0" w:color="auto"/>
            <w:left w:val="none" w:sz="0" w:space="0" w:color="auto"/>
            <w:bottom w:val="none" w:sz="0" w:space="0" w:color="auto"/>
            <w:right w:val="none" w:sz="0" w:space="0" w:color="auto"/>
          </w:divBdr>
        </w:div>
        <w:div w:id="665397292">
          <w:marLeft w:val="0"/>
          <w:marRight w:val="0"/>
          <w:marTop w:val="0"/>
          <w:marBottom w:val="0"/>
          <w:divBdr>
            <w:top w:val="none" w:sz="0" w:space="0" w:color="auto"/>
            <w:left w:val="none" w:sz="0" w:space="0" w:color="auto"/>
            <w:bottom w:val="none" w:sz="0" w:space="0" w:color="auto"/>
            <w:right w:val="none" w:sz="0" w:space="0" w:color="auto"/>
          </w:divBdr>
        </w:div>
        <w:div w:id="743844628">
          <w:marLeft w:val="0"/>
          <w:marRight w:val="0"/>
          <w:marTop w:val="0"/>
          <w:marBottom w:val="0"/>
          <w:divBdr>
            <w:top w:val="none" w:sz="0" w:space="0" w:color="auto"/>
            <w:left w:val="none" w:sz="0" w:space="0" w:color="auto"/>
            <w:bottom w:val="none" w:sz="0" w:space="0" w:color="auto"/>
            <w:right w:val="none" w:sz="0" w:space="0" w:color="auto"/>
          </w:divBdr>
        </w:div>
        <w:div w:id="747001042">
          <w:marLeft w:val="0"/>
          <w:marRight w:val="0"/>
          <w:marTop w:val="0"/>
          <w:marBottom w:val="0"/>
          <w:divBdr>
            <w:top w:val="none" w:sz="0" w:space="0" w:color="auto"/>
            <w:left w:val="none" w:sz="0" w:space="0" w:color="auto"/>
            <w:bottom w:val="none" w:sz="0" w:space="0" w:color="auto"/>
            <w:right w:val="none" w:sz="0" w:space="0" w:color="auto"/>
          </w:divBdr>
        </w:div>
        <w:div w:id="791829874">
          <w:marLeft w:val="0"/>
          <w:marRight w:val="0"/>
          <w:marTop w:val="0"/>
          <w:marBottom w:val="0"/>
          <w:divBdr>
            <w:top w:val="none" w:sz="0" w:space="0" w:color="auto"/>
            <w:left w:val="none" w:sz="0" w:space="0" w:color="auto"/>
            <w:bottom w:val="none" w:sz="0" w:space="0" w:color="auto"/>
            <w:right w:val="none" w:sz="0" w:space="0" w:color="auto"/>
          </w:divBdr>
        </w:div>
        <w:div w:id="887379253">
          <w:marLeft w:val="0"/>
          <w:marRight w:val="0"/>
          <w:marTop w:val="0"/>
          <w:marBottom w:val="0"/>
          <w:divBdr>
            <w:top w:val="none" w:sz="0" w:space="0" w:color="auto"/>
            <w:left w:val="none" w:sz="0" w:space="0" w:color="auto"/>
            <w:bottom w:val="none" w:sz="0" w:space="0" w:color="auto"/>
            <w:right w:val="none" w:sz="0" w:space="0" w:color="auto"/>
          </w:divBdr>
        </w:div>
        <w:div w:id="938021568">
          <w:marLeft w:val="0"/>
          <w:marRight w:val="0"/>
          <w:marTop w:val="0"/>
          <w:marBottom w:val="0"/>
          <w:divBdr>
            <w:top w:val="none" w:sz="0" w:space="0" w:color="auto"/>
            <w:left w:val="none" w:sz="0" w:space="0" w:color="auto"/>
            <w:bottom w:val="none" w:sz="0" w:space="0" w:color="auto"/>
            <w:right w:val="none" w:sz="0" w:space="0" w:color="auto"/>
          </w:divBdr>
        </w:div>
        <w:div w:id="987588660">
          <w:marLeft w:val="0"/>
          <w:marRight w:val="0"/>
          <w:marTop w:val="0"/>
          <w:marBottom w:val="0"/>
          <w:divBdr>
            <w:top w:val="none" w:sz="0" w:space="0" w:color="auto"/>
            <w:left w:val="none" w:sz="0" w:space="0" w:color="auto"/>
            <w:bottom w:val="none" w:sz="0" w:space="0" w:color="auto"/>
            <w:right w:val="none" w:sz="0" w:space="0" w:color="auto"/>
          </w:divBdr>
        </w:div>
        <w:div w:id="1123501257">
          <w:marLeft w:val="0"/>
          <w:marRight w:val="0"/>
          <w:marTop w:val="0"/>
          <w:marBottom w:val="0"/>
          <w:divBdr>
            <w:top w:val="none" w:sz="0" w:space="0" w:color="auto"/>
            <w:left w:val="none" w:sz="0" w:space="0" w:color="auto"/>
            <w:bottom w:val="none" w:sz="0" w:space="0" w:color="auto"/>
            <w:right w:val="none" w:sz="0" w:space="0" w:color="auto"/>
          </w:divBdr>
        </w:div>
        <w:div w:id="1167135168">
          <w:marLeft w:val="0"/>
          <w:marRight w:val="0"/>
          <w:marTop w:val="0"/>
          <w:marBottom w:val="0"/>
          <w:divBdr>
            <w:top w:val="none" w:sz="0" w:space="0" w:color="auto"/>
            <w:left w:val="none" w:sz="0" w:space="0" w:color="auto"/>
            <w:bottom w:val="none" w:sz="0" w:space="0" w:color="auto"/>
            <w:right w:val="none" w:sz="0" w:space="0" w:color="auto"/>
          </w:divBdr>
        </w:div>
        <w:div w:id="1321884059">
          <w:marLeft w:val="0"/>
          <w:marRight w:val="0"/>
          <w:marTop w:val="0"/>
          <w:marBottom w:val="0"/>
          <w:divBdr>
            <w:top w:val="none" w:sz="0" w:space="0" w:color="auto"/>
            <w:left w:val="none" w:sz="0" w:space="0" w:color="auto"/>
            <w:bottom w:val="none" w:sz="0" w:space="0" w:color="auto"/>
            <w:right w:val="none" w:sz="0" w:space="0" w:color="auto"/>
          </w:divBdr>
        </w:div>
        <w:div w:id="1336230932">
          <w:marLeft w:val="0"/>
          <w:marRight w:val="0"/>
          <w:marTop w:val="0"/>
          <w:marBottom w:val="0"/>
          <w:divBdr>
            <w:top w:val="none" w:sz="0" w:space="0" w:color="auto"/>
            <w:left w:val="none" w:sz="0" w:space="0" w:color="auto"/>
            <w:bottom w:val="none" w:sz="0" w:space="0" w:color="auto"/>
            <w:right w:val="none" w:sz="0" w:space="0" w:color="auto"/>
          </w:divBdr>
        </w:div>
        <w:div w:id="1362975875">
          <w:marLeft w:val="0"/>
          <w:marRight w:val="0"/>
          <w:marTop w:val="0"/>
          <w:marBottom w:val="0"/>
          <w:divBdr>
            <w:top w:val="none" w:sz="0" w:space="0" w:color="auto"/>
            <w:left w:val="none" w:sz="0" w:space="0" w:color="auto"/>
            <w:bottom w:val="none" w:sz="0" w:space="0" w:color="auto"/>
            <w:right w:val="none" w:sz="0" w:space="0" w:color="auto"/>
          </w:divBdr>
        </w:div>
        <w:div w:id="1483156919">
          <w:marLeft w:val="0"/>
          <w:marRight w:val="0"/>
          <w:marTop w:val="0"/>
          <w:marBottom w:val="0"/>
          <w:divBdr>
            <w:top w:val="none" w:sz="0" w:space="0" w:color="auto"/>
            <w:left w:val="none" w:sz="0" w:space="0" w:color="auto"/>
            <w:bottom w:val="none" w:sz="0" w:space="0" w:color="auto"/>
            <w:right w:val="none" w:sz="0" w:space="0" w:color="auto"/>
          </w:divBdr>
        </w:div>
        <w:div w:id="1491828443">
          <w:marLeft w:val="0"/>
          <w:marRight w:val="0"/>
          <w:marTop w:val="0"/>
          <w:marBottom w:val="0"/>
          <w:divBdr>
            <w:top w:val="none" w:sz="0" w:space="0" w:color="auto"/>
            <w:left w:val="none" w:sz="0" w:space="0" w:color="auto"/>
            <w:bottom w:val="none" w:sz="0" w:space="0" w:color="auto"/>
            <w:right w:val="none" w:sz="0" w:space="0" w:color="auto"/>
          </w:divBdr>
        </w:div>
        <w:div w:id="1723747449">
          <w:marLeft w:val="0"/>
          <w:marRight w:val="0"/>
          <w:marTop w:val="0"/>
          <w:marBottom w:val="0"/>
          <w:divBdr>
            <w:top w:val="none" w:sz="0" w:space="0" w:color="auto"/>
            <w:left w:val="none" w:sz="0" w:space="0" w:color="auto"/>
            <w:bottom w:val="none" w:sz="0" w:space="0" w:color="auto"/>
            <w:right w:val="none" w:sz="0" w:space="0" w:color="auto"/>
          </w:divBdr>
        </w:div>
        <w:div w:id="1997149429">
          <w:marLeft w:val="0"/>
          <w:marRight w:val="0"/>
          <w:marTop w:val="0"/>
          <w:marBottom w:val="0"/>
          <w:divBdr>
            <w:top w:val="none" w:sz="0" w:space="0" w:color="auto"/>
            <w:left w:val="none" w:sz="0" w:space="0" w:color="auto"/>
            <w:bottom w:val="none" w:sz="0" w:space="0" w:color="auto"/>
            <w:right w:val="none" w:sz="0" w:space="0" w:color="auto"/>
          </w:divBdr>
        </w:div>
        <w:div w:id="2031833586">
          <w:marLeft w:val="0"/>
          <w:marRight w:val="0"/>
          <w:marTop w:val="0"/>
          <w:marBottom w:val="0"/>
          <w:divBdr>
            <w:top w:val="none" w:sz="0" w:space="0" w:color="auto"/>
            <w:left w:val="none" w:sz="0" w:space="0" w:color="auto"/>
            <w:bottom w:val="none" w:sz="0" w:space="0" w:color="auto"/>
            <w:right w:val="none" w:sz="0" w:space="0" w:color="auto"/>
          </w:divBdr>
        </w:div>
      </w:divsChild>
    </w:div>
    <w:div w:id="2145386575">
      <w:bodyDiv w:val="1"/>
      <w:marLeft w:val="0"/>
      <w:marRight w:val="0"/>
      <w:marTop w:val="0"/>
      <w:marBottom w:val="0"/>
      <w:divBdr>
        <w:top w:val="none" w:sz="0" w:space="0" w:color="auto"/>
        <w:left w:val="none" w:sz="0" w:space="0" w:color="auto"/>
        <w:bottom w:val="none" w:sz="0" w:space="0" w:color="auto"/>
        <w:right w:val="none" w:sz="0" w:space="0" w:color="auto"/>
      </w:divBdr>
      <w:divsChild>
        <w:div w:id="18024556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CRyA6iVNxN0"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6E3A0471C8145E4B318264ABC6AD3A5"/>
        <w:category>
          <w:name w:val="General"/>
          <w:gallery w:val="placeholder"/>
        </w:category>
        <w:types>
          <w:type w:val="bbPlcHdr"/>
        </w:types>
        <w:behaviors>
          <w:behavior w:val="content"/>
        </w:behaviors>
        <w:guid w:val="{F04C4287-757A-4795-81F8-650910A80A0E}"/>
      </w:docPartPr>
      <w:docPartBody>
        <w:p w:rsidR="00C147E2" w:rsidRDefault="0044314F">
          <w:r w:rsidRPr="005243E3">
            <w:rPr>
              <w:rStyle w:val="PlaceholderText"/>
            </w:rPr>
            <w:t>[Author]</w:t>
          </w:r>
        </w:p>
      </w:docPartBody>
    </w:docPart>
    <w:docPart>
      <w:docPartPr>
        <w:name w:val="1D6624181A3D4B708FFAD6C9C5A14142"/>
        <w:category>
          <w:name w:val="General"/>
          <w:gallery w:val="placeholder"/>
        </w:category>
        <w:types>
          <w:type w:val="bbPlcHdr"/>
        </w:types>
        <w:behaviors>
          <w:behavior w:val="content"/>
        </w:behaviors>
        <w:guid w:val="{7B3EAF19-2E83-4DF5-9AB8-137C47BBFB20}"/>
      </w:docPartPr>
      <w:docPartBody>
        <w:p w:rsidR="00C147E2" w:rsidRDefault="0044314F">
          <w:r w:rsidRPr="005243E3">
            <w:rPr>
              <w:rStyle w:val="PlaceholderText"/>
            </w:rPr>
            <w:t>[Author]</w:t>
          </w:r>
        </w:p>
      </w:docPartBody>
    </w:docPart>
    <w:docPart>
      <w:docPartPr>
        <w:name w:val="AA92983894C2492A8BC578B8F30160BA"/>
        <w:category>
          <w:name w:val="General"/>
          <w:gallery w:val="placeholder"/>
        </w:category>
        <w:types>
          <w:type w:val="bbPlcHdr"/>
        </w:types>
        <w:behaviors>
          <w:behavior w:val="content"/>
        </w:behaviors>
        <w:guid w:val="{0DDD32CA-C063-4621-80A7-6988447F0B32}"/>
      </w:docPartPr>
      <w:docPartBody>
        <w:p w:rsidR="00C147E2" w:rsidRDefault="0044314F">
          <w:r w:rsidRPr="005243E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14F"/>
    <w:rsid w:val="0005604C"/>
    <w:rsid w:val="0044314F"/>
    <w:rsid w:val="005A0BBB"/>
    <w:rsid w:val="007E727E"/>
    <w:rsid w:val="00C147E2"/>
    <w:rsid w:val="00D93E5B"/>
    <w:rsid w:val="00E326D9"/>
    <w:rsid w:val="00EE6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14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4314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986C0-C9BF-4C5F-9E17-C204EDAE2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2420</TotalTime>
  <Pages>25</Pages>
  <Words>2017</Words>
  <Characters>11499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Minh – MSSV: 23010302</dc:creator>
  <cp:keywords/>
  <dc:description/>
  <cp:lastModifiedBy>Đức Minh Nguyễn</cp:lastModifiedBy>
  <cp:revision>8</cp:revision>
  <dcterms:created xsi:type="dcterms:W3CDTF">2024-10-09T09:48:00Z</dcterms:created>
  <dcterms:modified xsi:type="dcterms:W3CDTF">2025-03-06T01:34:00Z</dcterms:modified>
</cp:coreProperties>
</file>